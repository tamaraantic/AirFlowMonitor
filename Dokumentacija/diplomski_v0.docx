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10365"/>
      </w:tblGrid>
      <w:tr w:rsidR="00517A6A" w:rsidRPr="00171186" w14:paraId="1A443A65" w14:textId="77777777" w:rsidTr="00171186">
        <w:trPr>
          <w:cantSplit/>
          <w:jc w:val="center"/>
        </w:trPr>
        <w:tc>
          <w:tcPr>
            <w:tcW w:w="10365" w:type="dxa"/>
            <w:vAlign w:val="bottom"/>
          </w:tcPr>
          <w:p w14:paraId="672A6659" w14:textId="77777777" w:rsidR="00171186" w:rsidRPr="00171186" w:rsidRDefault="00171186" w:rsidP="00A07D1E">
            <w:pPr>
              <w:spacing w:line="240" w:lineRule="auto"/>
              <w:ind w:firstLine="0"/>
              <w:rPr>
                <w:rFonts w:ascii="Tahoma" w:hAnsi="Tahoma"/>
                <w:sz w:val="28"/>
                <w:lang w:val="sr-Cyrl-CS"/>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14:paraId="489705F9" w14:textId="77777777" w:rsidTr="00B62559">
              <w:tc>
                <w:tcPr>
                  <w:tcW w:w="10138" w:type="dxa"/>
                </w:tcPr>
                <w:p w14:paraId="0A37501D" w14:textId="77777777" w:rsidR="00171186" w:rsidRPr="00B62559" w:rsidRDefault="00171186" w:rsidP="00B62559">
                  <w:pPr>
                    <w:spacing w:before="58" w:line="240" w:lineRule="auto"/>
                    <w:ind w:firstLine="555"/>
                    <w:rPr>
                      <w:rFonts w:ascii="Arial" w:hAnsi="Arial"/>
                      <w:szCs w:val="24"/>
                      <w:lang w:val="sr-Cyrl-CS"/>
                    </w:rPr>
                  </w:pPr>
                </w:p>
                <w:p w14:paraId="1B539D08" w14:textId="77777777" w:rsidR="00171186" w:rsidRPr="00B62559" w:rsidRDefault="00171186" w:rsidP="00B62559">
                  <w:pPr>
                    <w:spacing w:before="58" w:line="240" w:lineRule="auto"/>
                    <w:ind w:firstLine="555"/>
                    <w:rPr>
                      <w:rFonts w:ascii="Arial" w:hAnsi="Arial"/>
                      <w:b/>
                      <w:szCs w:val="28"/>
                      <w:lang w:val="sr-Cyrl-CS"/>
                    </w:rPr>
                  </w:pPr>
                  <w:commentRangeStart w:id="0"/>
                  <w:r w:rsidRPr="00B62559">
                    <w:rPr>
                      <w:rFonts w:ascii="Arial" w:hAnsi="Arial"/>
                      <w:b/>
                      <w:szCs w:val="28"/>
                      <w:lang w:val="sr-Cyrl-CS"/>
                    </w:rPr>
                    <w:t xml:space="preserve">УНИВЕРЗИТЕТ </w:t>
                  </w:r>
                  <w:commentRangeEnd w:id="0"/>
                  <w:r w:rsidR="00F8458E">
                    <w:rPr>
                      <w:rStyle w:val="CommentReference"/>
                      <w:lang w:eastAsia="ar-SA"/>
                    </w:rPr>
                    <w:commentReference w:id="0"/>
                  </w:r>
                  <w:r w:rsidRPr="00B62559">
                    <w:rPr>
                      <w:rFonts w:ascii="Arial" w:hAnsi="Arial"/>
                      <w:b/>
                      <w:szCs w:val="28"/>
                      <w:lang w:val="sr-Cyrl-CS"/>
                    </w:rPr>
                    <w:t>У НОВОМ САДУ</w:t>
                  </w:r>
                </w:p>
                <w:p w14:paraId="36F680F4" w14:textId="77777777" w:rsidR="00171186" w:rsidRPr="00B62559" w:rsidRDefault="00171186" w:rsidP="00B62559">
                  <w:pPr>
                    <w:spacing w:before="58" w:line="240" w:lineRule="auto"/>
                    <w:ind w:firstLine="555"/>
                    <w:rPr>
                      <w:rFonts w:ascii="Arial" w:hAnsi="Arial"/>
                      <w:b/>
                      <w:szCs w:val="28"/>
                      <w:lang w:val="sr-Cyrl-CS"/>
                    </w:rPr>
                  </w:pPr>
                  <w:r w:rsidRPr="00B62559">
                    <w:rPr>
                      <w:rFonts w:ascii="Arial" w:hAnsi="Arial"/>
                      <w:b/>
                      <w:szCs w:val="28"/>
                      <w:lang w:val="sr-Cyrl-CS"/>
                    </w:rPr>
                    <w:t>ФАКУЛТЕТ ТЕХНИЧКИХ НАУКА</w:t>
                  </w:r>
                </w:p>
                <w:p w14:paraId="42539BCD" w14:textId="77777777" w:rsidR="00171186" w:rsidRPr="00B62559" w:rsidRDefault="00171186" w:rsidP="00B62559">
                  <w:pPr>
                    <w:spacing w:before="58" w:line="240" w:lineRule="auto"/>
                    <w:ind w:firstLine="555"/>
                    <w:rPr>
                      <w:rFonts w:ascii="Arial" w:hAnsi="Arial"/>
                      <w:b/>
                      <w:szCs w:val="28"/>
                      <w:lang w:val="sr-Cyrl-CS"/>
                    </w:rPr>
                  </w:pPr>
                  <w:r w:rsidRPr="00B62559">
                    <w:rPr>
                      <w:rFonts w:ascii="Arial" w:hAnsi="Arial"/>
                      <w:b/>
                      <w:szCs w:val="28"/>
                      <w:lang w:val="sr-Cyrl-CS"/>
                    </w:rPr>
                    <w:t>НОВИ САД</w:t>
                  </w:r>
                </w:p>
                <w:p w14:paraId="5D64FE8E" w14:textId="77777777" w:rsidR="0024280A" w:rsidRPr="00B62559" w:rsidRDefault="0024280A" w:rsidP="00B62559">
                  <w:pPr>
                    <w:spacing w:before="58" w:line="240" w:lineRule="auto"/>
                    <w:ind w:firstLine="555"/>
                    <w:rPr>
                      <w:rFonts w:ascii="Arial" w:hAnsi="Arial"/>
                      <w:b/>
                      <w:szCs w:val="28"/>
                      <w:lang w:val="sr-Cyrl-CS"/>
                    </w:rPr>
                  </w:pPr>
                  <w:r w:rsidRPr="00B62559">
                    <w:rPr>
                      <w:rFonts w:ascii="Arial" w:hAnsi="Arial"/>
                      <w:b/>
                      <w:szCs w:val="28"/>
                      <w:lang w:val="sr-Cyrl-CS"/>
                    </w:rPr>
                    <w:t>Департман за рачунарство и аутоматику</w:t>
                  </w:r>
                </w:p>
                <w:p w14:paraId="4231E225" w14:textId="77777777" w:rsidR="00171186" w:rsidRPr="00B62559" w:rsidRDefault="00171186" w:rsidP="00B62559">
                  <w:pPr>
                    <w:spacing w:before="58" w:line="240" w:lineRule="auto"/>
                    <w:ind w:firstLine="555"/>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14:paraId="5DAB6C7B" w14:textId="77777777" w:rsidR="00171186" w:rsidRPr="00B62559" w:rsidRDefault="00171186" w:rsidP="00B62559">
                  <w:pPr>
                    <w:spacing w:before="58" w:line="240" w:lineRule="auto"/>
                    <w:ind w:firstLine="555"/>
                    <w:rPr>
                      <w:rFonts w:ascii="Arial" w:hAnsi="Arial"/>
                      <w:sz w:val="12"/>
                      <w:lang w:val="sr-Cyrl-CS"/>
                    </w:rPr>
                  </w:pPr>
                </w:p>
                <w:p w14:paraId="02EB378F" w14:textId="77777777" w:rsidR="00171186" w:rsidRPr="00B62559" w:rsidRDefault="00171186" w:rsidP="00B62559">
                  <w:pPr>
                    <w:spacing w:before="58" w:line="240" w:lineRule="auto"/>
                    <w:ind w:firstLine="555"/>
                    <w:rPr>
                      <w:rFonts w:ascii="Arial" w:hAnsi="Arial"/>
                      <w:sz w:val="12"/>
                      <w:lang w:val="sr-Cyrl-CS"/>
                    </w:rPr>
                  </w:pPr>
                </w:p>
                <w:p w14:paraId="6A05A809" w14:textId="77777777" w:rsidR="00171186" w:rsidRPr="00B62559" w:rsidRDefault="00171186" w:rsidP="00B62559">
                  <w:pPr>
                    <w:spacing w:before="58" w:line="240" w:lineRule="auto"/>
                    <w:ind w:firstLine="555"/>
                    <w:rPr>
                      <w:rFonts w:ascii="Arial" w:hAnsi="Arial"/>
                      <w:sz w:val="12"/>
                      <w:lang w:val="sr-Cyrl-CS"/>
                    </w:rPr>
                  </w:pPr>
                </w:p>
                <w:p w14:paraId="5A39BBE3" w14:textId="77777777" w:rsidR="00171186" w:rsidRPr="00B62559" w:rsidRDefault="00171186" w:rsidP="00B62559">
                  <w:pPr>
                    <w:spacing w:before="58" w:line="240" w:lineRule="auto"/>
                    <w:ind w:firstLine="555"/>
                    <w:rPr>
                      <w:rFonts w:ascii="Arial" w:hAnsi="Arial"/>
                      <w:sz w:val="12"/>
                      <w:lang w:val="sr-Cyrl-CS"/>
                    </w:rPr>
                  </w:pPr>
                </w:p>
                <w:p w14:paraId="41C8F396" w14:textId="77777777" w:rsidR="00171186" w:rsidRPr="00B62559" w:rsidRDefault="00171186" w:rsidP="00B62559">
                  <w:pPr>
                    <w:spacing w:before="58" w:line="240" w:lineRule="auto"/>
                    <w:ind w:firstLine="555"/>
                    <w:rPr>
                      <w:rFonts w:ascii="Arial" w:hAnsi="Arial"/>
                      <w:sz w:val="12"/>
                      <w:lang w:val="sr-Cyrl-CS"/>
                    </w:rPr>
                  </w:pPr>
                </w:p>
                <w:p w14:paraId="72A3D3EC" w14:textId="77777777" w:rsidR="00171186" w:rsidRPr="00B62559" w:rsidRDefault="00171186" w:rsidP="00B62559">
                  <w:pPr>
                    <w:spacing w:before="58" w:line="240" w:lineRule="auto"/>
                    <w:ind w:firstLine="555"/>
                    <w:rPr>
                      <w:rFonts w:ascii="Arial" w:hAnsi="Arial"/>
                      <w:sz w:val="12"/>
                      <w:lang w:val="sr-Cyrl-CS"/>
                    </w:rPr>
                  </w:pPr>
                </w:p>
                <w:p w14:paraId="0D0B940D" w14:textId="77777777" w:rsidR="00171186" w:rsidRPr="00B62559" w:rsidRDefault="00171186" w:rsidP="00B62559">
                  <w:pPr>
                    <w:spacing w:before="58" w:line="240" w:lineRule="auto"/>
                    <w:ind w:firstLine="555"/>
                    <w:rPr>
                      <w:rFonts w:ascii="Arial" w:hAnsi="Arial"/>
                      <w:sz w:val="12"/>
                      <w:lang w:val="sr-Cyrl-CS"/>
                    </w:rPr>
                  </w:pPr>
                </w:p>
                <w:p w14:paraId="0E27B00A" w14:textId="77777777" w:rsidR="00171186" w:rsidRPr="00B62559" w:rsidRDefault="00171186" w:rsidP="00B62559">
                  <w:pPr>
                    <w:spacing w:before="58" w:line="240" w:lineRule="auto"/>
                    <w:ind w:firstLine="555"/>
                    <w:rPr>
                      <w:rFonts w:ascii="Arial" w:hAnsi="Arial"/>
                      <w:sz w:val="12"/>
                      <w:lang w:val="sr-Cyrl-CS"/>
                    </w:rPr>
                  </w:pPr>
                </w:p>
                <w:p w14:paraId="60061E4C" w14:textId="77777777" w:rsidR="00171186" w:rsidRPr="00B62559" w:rsidRDefault="00171186" w:rsidP="00B62559">
                  <w:pPr>
                    <w:spacing w:before="58" w:line="240" w:lineRule="auto"/>
                    <w:ind w:firstLine="555"/>
                    <w:rPr>
                      <w:rFonts w:ascii="Arial" w:hAnsi="Arial"/>
                      <w:sz w:val="12"/>
                      <w:lang w:val="sr-Cyrl-CS"/>
                    </w:rPr>
                  </w:pPr>
                </w:p>
                <w:p w14:paraId="44EAFD9C" w14:textId="77777777" w:rsidR="00171186" w:rsidRPr="00B62559" w:rsidRDefault="00171186" w:rsidP="00B62559">
                  <w:pPr>
                    <w:spacing w:before="58" w:line="240" w:lineRule="auto"/>
                    <w:ind w:firstLine="555"/>
                    <w:rPr>
                      <w:rFonts w:ascii="Arial" w:hAnsi="Arial"/>
                      <w:sz w:val="12"/>
                      <w:lang w:val="sr-Cyrl-CS"/>
                    </w:rPr>
                  </w:pPr>
                </w:p>
                <w:p w14:paraId="4B94D5A5" w14:textId="77777777" w:rsidR="00171186" w:rsidRPr="00B62559" w:rsidRDefault="00171186" w:rsidP="00B62559">
                  <w:pPr>
                    <w:spacing w:before="58" w:line="240" w:lineRule="auto"/>
                    <w:ind w:firstLine="555"/>
                    <w:rPr>
                      <w:rFonts w:ascii="Arial" w:hAnsi="Arial"/>
                      <w:sz w:val="12"/>
                      <w:lang w:val="sr-Cyrl-CS"/>
                    </w:rPr>
                  </w:pPr>
                </w:p>
                <w:p w14:paraId="3DEEC669" w14:textId="161275CF" w:rsidR="00171186" w:rsidRPr="00B62559" w:rsidRDefault="00F12080" w:rsidP="00F12080">
                  <w:pPr>
                    <w:spacing w:before="58" w:line="240" w:lineRule="auto"/>
                    <w:ind w:firstLine="555"/>
                    <w:jc w:val="center"/>
                    <w:rPr>
                      <w:rFonts w:ascii="Arial" w:hAnsi="Arial"/>
                      <w:sz w:val="12"/>
                      <w:lang w:val="sr-Cyrl-CS"/>
                    </w:rPr>
                  </w:pPr>
                  <w:r w:rsidRPr="00F12080">
                    <w:rPr>
                      <w:rFonts w:ascii="Arial" w:hAnsi="Arial"/>
                      <w:b/>
                      <w:sz w:val="44"/>
                      <w:szCs w:val="44"/>
                      <w:lang w:val="sr-Cyrl-CS"/>
                    </w:rPr>
                    <w:t>Дипломски рад</w:t>
                  </w:r>
                </w:p>
                <w:p w14:paraId="3656B9AB" w14:textId="77777777" w:rsidR="00171186" w:rsidRPr="00B62559" w:rsidRDefault="00171186" w:rsidP="00B62559">
                  <w:pPr>
                    <w:spacing w:before="58" w:line="240" w:lineRule="auto"/>
                    <w:ind w:firstLine="555"/>
                    <w:rPr>
                      <w:rFonts w:ascii="Arial" w:hAnsi="Arial"/>
                      <w:sz w:val="12"/>
                      <w:lang w:val="sr-Cyrl-CS"/>
                    </w:rPr>
                  </w:pPr>
                </w:p>
                <w:p w14:paraId="47DFB294" w14:textId="21447568" w:rsidR="00171186" w:rsidRPr="00F12080" w:rsidRDefault="00171186" w:rsidP="00B62559">
                  <w:pPr>
                    <w:tabs>
                      <w:tab w:val="left" w:pos="2501"/>
                    </w:tabs>
                    <w:spacing w:before="58" w:line="240" w:lineRule="auto"/>
                    <w:ind w:left="2501" w:hanging="1946"/>
                    <w:rPr>
                      <w:rFonts w:ascii="Arial" w:hAnsi="Arial"/>
                      <w:b/>
                      <w:szCs w:val="28"/>
                    </w:rPr>
                  </w:pPr>
                  <w:r w:rsidRPr="00B62559">
                    <w:rPr>
                      <w:rFonts w:ascii="Arial" w:hAnsi="Arial"/>
                      <w:b/>
                      <w:szCs w:val="28"/>
                      <w:lang w:val="sr-Cyrl-CS"/>
                    </w:rPr>
                    <w:t>Кандидат:</w:t>
                  </w:r>
                  <w:r w:rsidR="00F12080">
                    <w:rPr>
                      <w:rFonts w:ascii="Arial" w:hAnsi="Arial"/>
                      <w:b/>
                      <w:szCs w:val="28"/>
                    </w:rPr>
                    <w:t xml:space="preserve"> </w:t>
                  </w:r>
                  <w:r w:rsidR="00F12080">
                    <w:rPr>
                      <w:rFonts w:ascii="Arial" w:hAnsi="Arial"/>
                      <w:b/>
                      <w:szCs w:val="28"/>
                      <w:lang w:val="sr-Cyrl-BA"/>
                    </w:rPr>
                    <w:t>Тамара Антић</w:t>
                  </w:r>
                  <w:r w:rsidR="0024280A" w:rsidRPr="00B62559">
                    <w:rPr>
                      <w:rFonts w:ascii="Arial" w:hAnsi="Arial"/>
                      <w:b/>
                      <w:szCs w:val="28"/>
                      <w:lang w:val="sr-Latn-CS"/>
                    </w:rPr>
                    <w:tab/>
                  </w:r>
                </w:p>
                <w:p w14:paraId="48C1ABA0" w14:textId="1E8D1289" w:rsidR="00171186" w:rsidRPr="00F12080" w:rsidRDefault="00171186" w:rsidP="00B62559">
                  <w:pPr>
                    <w:tabs>
                      <w:tab w:val="left" w:pos="2501"/>
                    </w:tabs>
                    <w:spacing w:before="58" w:line="240" w:lineRule="auto"/>
                    <w:ind w:left="2501" w:hanging="1946"/>
                    <w:rPr>
                      <w:rFonts w:ascii="Arial" w:hAnsi="Arial"/>
                      <w:b/>
                      <w:szCs w:val="28"/>
                    </w:rPr>
                  </w:pPr>
                  <w:r w:rsidRPr="00C076E2">
                    <w:rPr>
                      <w:rFonts w:ascii="Arial" w:hAnsi="Arial"/>
                      <w:b/>
                      <w:szCs w:val="28"/>
                      <w:lang w:val="sr-Cyrl-CS"/>
                    </w:rPr>
                    <w:t>Број индекса:</w:t>
                  </w:r>
                  <w:r w:rsidR="0024280A" w:rsidRPr="00C076E2">
                    <w:rPr>
                      <w:rFonts w:ascii="Arial" w:hAnsi="Arial"/>
                      <w:b/>
                      <w:szCs w:val="28"/>
                      <w:lang w:val="sr-Cyrl-CS"/>
                    </w:rPr>
                    <w:tab/>
                  </w:r>
                  <w:r w:rsidR="00F12080">
                    <w:rPr>
                      <w:rFonts w:ascii="Arial" w:hAnsi="Arial"/>
                      <w:b/>
                      <w:szCs w:val="28"/>
                    </w:rPr>
                    <w:t>RA 215/2019</w:t>
                  </w:r>
                </w:p>
                <w:p w14:paraId="45FB0818" w14:textId="77777777" w:rsidR="00171186" w:rsidRPr="00C076E2" w:rsidRDefault="00171186" w:rsidP="00B62559">
                  <w:pPr>
                    <w:tabs>
                      <w:tab w:val="left" w:pos="2501"/>
                    </w:tabs>
                    <w:spacing w:before="58" w:line="240" w:lineRule="auto"/>
                    <w:ind w:left="2501" w:hanging="1946"/>
                    <w:rPr>
                      <w:rFonts w:ascii="Arial" w:hAnsi="Arial"/>
                      <w:sz w:val="12"/>
                      <w:lang w:val="sr-Cyrl-CS"/>
                    </w:rPr>
                  </w:pPr>
                </w:p>
                <w:p w14:paraId="049F31CB" w14:textId="77777777" w:rsidR="00171186" w:rsidRPr="00C076E2" w:rsidRDefault="00171186" w:rsidP="00B62559">
                  <w:pPr>
                    <w:tabs>
                      <w:tab w:val="left" w:pos="2501"/>
                    </w:tabs>
                    <w:spacing w:before="58" w:line="240" w:lineRule="auto"/>
                    <w:ind w:left="2501" w:hanging="1946"/>
                    <w:rPr>
                      <w:rFonts w:ascii="Arial" w:hAnsi="Arial"/>
                      <w:sz w:val="12"/>
                      <w:lang w:val="sr-Cyrl-CS"/>
                    </w:rPr>
                  </w:pPr>
                </w:p>
                <w:p w14:paraId="4CE32079" w14:textId="77777777" w:rsidR="00171186" w:rsidRPr="002F47B0" w:rsidRDefault="00171186" w:rsidP="00B62559">
                  <w:pPr>
                    <w:tabs>
                      <w:tab w:val="left" w:pos="2501"/>
                    </w:tabs>
                    <w:spacing w:before="58" w:line="240" w:lineRule="auto"/>
                    <w:ind w:left="2501" w:hanging="1946"/>
                    <w:rPr>
                      <w:rFonts w:ascii="Arial" w:hAnsi="Arial"/>
                      <w:b/>
                      <w:szCs w:val="28"/>
                    </w:rPr>
                  </w:pPr>
                  <w:r w:rsidRPr="00C076E2">
                    <w:rPr>
                      <w:rFonts w:ascii="Arial" w:hAnsi="Arial"/>
                      <w:b/>
                      <w:szCs w:val="28"/>
                      <w:lang w:val="sr-Cyrl-CS"/>
                    </w:rPr>
                    <w:t>Тема рада:</w:t>
                  </w:r>
                  <w:r w:rsidR="0024280A" w:rsidRPr="00C076E2">
                    <w:rPr>
                      <w:rFonts w:ascii="Arial" w:hAnsi="Arial"/>
                      <w:b/>
                      <w:szCs w:val="28"/>
                      <w:lang w:val="sr-Cyrl-CS"/>
                    </w:rPr>
                    <w:tab/>
                  </w:r>
                </w:p>
                <w:p w14:paraId="53128261" w14:textId="77777777" w:rsidR="00171186" w:rsidRPr="00C076E2" w:rsidRDefault="00171186" w:rsidP="00B62559">
                  <w:pPr>
                    <w:tabs>
                      <w:tab w:val="left" w:pos="2501"/>
                    </w:tabs>
                    <w:spacing w:before="58" w:line="240" w:lineRule="auto"/>
                    <w:ind w:left="2501" w:hanging="1946"/>
                    <w:rPr>
                      <w:rFonts w:ascii="Arial" w:hAnsi="Arial"/>
                      <w:b/>
                      <w:szCs w:val="28"/>
                      <w:lang w:val="sr-Cyrl-CS"/>
                    </w:rPr>
                  </w:pPr>
                </w:p>
                <w:p w14:paraId="62486C05" w14:textId="77777777" w:rsidR="00171186" w:rsidRPr="00C076E2" w:rsidRDefault="00171186" w:rsidP="00B62559">
                  <w:pPr>
                    <w:tabs>
                      <w:tab w:val="left" w:pos="2501"/>
                    </w:tabs>
                    <w:spacing w:before="58" w:line="240" w:lineRule="auto"/>
                    <w:ind w:left="2501" w:hanging="1946"/>
                    <w:rPr>
                      <w:rFonts w:ascii="Arial" w:hAnsi="Arial"/>
                      <w:b/>
                      <w:szCs w:val="28"/>
                      <w:lang w:val="sr-Cyrl-CS"/>
                    </w:rPr>
                  </w:pPr>
                </w:p>
                <w:p w14:paraId="2F1DB2AF" w14:textId="153CEAFA" w:rsidR="00171186" w:rsidRPr="00F12080" w:rsidRDefault="00171186" w:rsidP="00B62559">
                  <w:pPr>
                    <w:tabs>
                      <w:tab w:val="left" w:pos="2501"/>
                    </w:tabs>
                    <w:spacing w:before="58" w:line="240" w:lineRule="auto"/>
                    <w:ind w:left="2501" w:hanging="1946"/>
                    <w:rPr>
                      <w:rFonts w:ascii="Arial" w:hAnsi="Arial"/>
                      <w:b/>
                      <w:szCs w:val="28"/>
                      <w:lang w:val="sr-Cyrl-BA"/>
                    </w:rPr>
                  </w:pPr>
                  <w:r w:rsidRPr="00C076E2">
                    <w:rPr>
                      <w:rFonts w:ascii="Arial" w:hAnsi="Arial"/>
                      <w:b/>
                      <w:szCs w:val="28"/>
                      <w:lang w:val="sr-Cyrl-CS"/>
                    </w:rPr>
                    <w:t>Ментор рада:</w:t>
                  </w:r>
                  <w:r w:rsidR="0024280A" w:rsidRPr="00C076E2">
                    <w:rPr>
                      <w:rFonts w:ascii="Arial" w:hAnsi="Arial"/>
                      <w:b/>
                      <w:szCs w:val="28"/>
                      <w:lang w:val="sr-Cyrl-CS"/>
                    </w:rPr>
                    <w:tab/>
                  </w:r>
                  <w:r w:rsidR="00F12080" w:rsidRPr="00F12080">
                    <w:rPr>
                      <w:rFonts w:ascii="Arial" w:hAnsi="Arial"/>
                      <w:b/>
                      <w:szCs w:val="28"/>
                      <w:lang w:val="sr-Cyrl-CS"/>
                    </w:rPr>
                    <w:t>др Владимир Димитриески, ванредни професор</w:t>
                  </w:r>
                </w:p>
                <w:p w14:paraId="4101652C" w14:textId="77777777" w:rsidR="00171186" w:rsidRPr="00C076E2" w:rsidRDefault="00171186" w:rsidP="00B62559">
                  <w:pPr>
                    <w:spacing w:before="58" w:line="240" w:lineRule="auto"/>
                    <w:ind w:firstLine="555"/>
                    <w:rPr>
                      <w:rFonts w:ascii="Arial" w:hAnsi="Arial"/>
                      <w:b/>
                      <w:szCs w:val="28"/>
                      <w:lang w:val="sr-Cyrl-CS"/>
                    </w:rPr>
                  </w:pPr>
                </w:p>
                <w:p w14:paraId="4B99056E" w14:textId="77777777" w:rsidR="00171186" w:rsidRPr="00C076E2" w:rsidRDefault="00171186" w:rsidP="00B62559">
                  <w:pPr>
                    <w:spacing w:before="58" w:line="240" w:lineRule="auto"/>
                    <w:ind w:firstLine="555"/>
                    <w:rPr>
                      <w:rFonts w:ascii="Arial" w:hAnsi="Arial"/>
                      <w:sz w:val="12"/>
                      <w:lang w:val="sr-Cyrl-CS"/>
                    </w:rPr>
                  </w:pPr>
                </w:p>
                <w:p w14:paraId="1299C43A" w14:textId="77777777" w:rsidR="00171186" w:rsidRPr="00C076E2" w:rsidRDefault="00171186" w:rsidP="00B62559">
                  <w:pPr>
                    <w:spacing w:before="58" w:line="240" w:lineRule="auto"/>
                    <w:ind w:firstLine="555"/>
                    <w:rPr>
                      <w:rFonts w:ascii="Arial" w:hAnsi="Arial"/>
                      <w:sz w:val="12"/>
                      <w:lang w:val="sr-Cyrl-CS"/>
                    </w:rPr>
                  </w:pPr>
                </w:p>
                <w:p w14:paraId="4DDBEF00" w14:textId="77777777" w:rsidR="00171186" w:rsidRPr="00C076E2" w:rsidRDefault="00171186" w:rsidP="00B62559">
                  <w:pPr>
                    <w:spacing w:before="58" w:line="240" w:lineRule="auto"/>
                    <w:ind w:firstLine="555"/>
                    <w:rPr>
                      <w:rFonts w:ascii="Arial" w:hAnsi="Arial"/>
                      <w:sz w:val="12"/>
                      <w:lang w:val="sr-Cyrl-CS"/>
                    </w:rPr>
                  </w:pPr>
                </w:p>
                <w:p w14:paraId="3461D779" w14:textId="77777777" w:rsidR="00171186" w:rsidRPr="00C076E2" w:rsidRDefault="00171186" w:rsidP="00B62559">
                  <w:pPr>
                    <w:spacing w:before="58" w:line="240" w:lineRule="auto"/>
                    <w:ind w:firstLine="555"/>
                    <w:rPr>
                      <w:rFonts w:ascii="Arial" w:hAnsi="Arial"/>
                      <w:sz w:val="12"/>
                      <w:lang w:val="sr-Cyrl-CS"/>
                    </w:rPr>
                  </w:pPr>
                </w:p>
                <w:p w14:paraId="3CF2D8B6" w14:textId="77777777" w:rsidR="00171186" w:rsidRPr="00C076E2" w:rsidRDefault="00171186" w:rsidP="00B62559">
                  <w:pPr>
                    <w:spacing w:before="58" w:line="240" w:lineRule="auto"/>
                    <w:ind w:firstLine="555"/>
                    <w:rPr>
                      <w:rFonts w:ascii="Arial" w:hAnsi="Arial"/>
                      <w:sz w:val="12"/>
                      <w:lang w:val="sr-Cyrl-CS"/>
                    </w:rPr>
                  </w:pPr>
                </w:p>
                <w:p w14:paraId="0FB78278" w14:textId="77777777" w:rsidR="00171186" w:rsidRPr="00C076E2" w:rsidRDefault="00171186" w:rsidP="00B62559">
                  <w:pPr>
                    <w:spacing w:before="58" w:line="240" w:lineRule="auto"/>
                    <w:ind w:firstLine="555"/>
                    <w:rPr>
                      <w:rFonts w:ascii="Arial" w:hAnsi="Arial"/>
                      <w:sz w:val="12"/>
                      <w:lang w:val="sr-Cyrl-CS"/>
                    </w:rPr>
                  </w:pPr>
                </w:p>
                <w:p w14:paraId="1FC39945" w14:textId="77777777" w:rsidR="00171186" w:rsidRPr="00C076E2" w:rsidRDefault="00171186" w:rsidP="00B62559">
                  <w:pPr>
                    <w:spacing w:before="58" w:line="240" w:lineRule="auto"/>
                    <w:ind w:firstLine="555"/>
                    <w:rPr>
                      <w:rFonts w:ascii="Arial" w:hAnsi="Arial"/>
                      <w:sz w:val="12"/>
                      <w:lang w:val="sr-Cyrl-CS"/>
                    </w:rPr>
                  </w:pPr>
                </w:p>
                <w:p w14:paraId="0562CB0E" w14:textId="77777777" w:rsidR="00171186" w:rsidRPr="00C076E2" w:rsidRDefault="00171186" w:rsidP="00B62559">
                  <w:pPr>
                    <w:spacing w:before="58" w:line="240" w:lineRule="auto"/>
                    <w:ind w:firstLine="555"/>
                    <w:rPr>
                      <w:rFonts w:ascii="Arial" w:hAnsi="Arial"/>
                      <w:sz w:val="12"/>
                      <w:lang w:val="sr-Cyrl-CS"/>
                    </w:rPr>
                  </w:pPr>
                </w:p>
                <w:p w14:paraId="34CE0A41" w14:textId="77777777" w:rsidR="00171186" w:rsidRPr="00C076E2" w:rsidRDefault="00171186" w:rsidP="00B62559">
                  <w:pPr>
                    <w:spacing w:before="58" w:line="240" w:lineRule="auto"/>
                    <w:ind w:firstLine="555"/>
                    <w:rPr>
                      <w:rFonts w:ascii="Arial" w:hAnsi="Arial"/>
                      <w:sz w:val="12"/>
                      <w:lang w:val="sr-Cyrl-CS"/>
                    </w:rPr>
                  </w:pPr>
                </w:p>
                <w:p w14:paraId="62EBF3C5" w14:textId="77777777" w:rsidR="00171186" w:rsidRPr="00C076E2" w:rsidRDefault="00171186" w:rsidP="00B62559">
                  <w:pPr>
                    <w:spacing w:before="58" w:line="240" w:lineRule="auto"/>
                    <w:ind w:firstLine="555"/>
                    <w:rPr>
                      <w:rFonts w:ascii="Arial" w:hAnsi="Arial"/>
                      <w:sz w:val="12"/>
                      <w:lang w:val="sr-Cyrl-CS"/>
                    </w:rPr>
                  </w:pPr>
                </w:p>
                <w:p w14:paraId="6D98A12B" w14:textId="77777777" w:rsidR="00171186" w:rsidRPr="00C076E2" w:rsidRDefault="00171186" w:rsidP="00B62559">
                  <w:pPr>
                    <w:spacing w:before="58" w:line="240" w:lineRule="auto"/>
                    <w:ind w:firstLine="555"/>
                    <w:rPr>
                      <w:rFonts w:ascii="Arial" w:hAnsi="Arial"/>
                      <w:sz w:val="12"/>
                      <w:lang w:val="sr-Cyrl-CS"/>
                    </w:rPr>
                  </w:pPr>
                </w:p>
                <w:p w14:paraId="2946DB82" w14:textId="77777777" w:rsidR="00171186" w:rsidRPr="00C076E2" w:rsidRDefault="00171186" w:rsidP="00B62559">
                  <w:pPr>
                    <w:spacing w:before="58" w:line="240" w:lineRule="auto"/>
                    <w:ind w:firstLine="555"/>
                    <w:rPr>
                      <w:rFonts w:ascii="Arial" w:hAnsi="Arial"/>
                      <w:sz w:val="12"/>
                      <w:lang w:val="sr-Cyrl-CS"/>
                    </w:rPr>
                  </w:pPr>
                </w:p>
                <w:p w14:paraId="5997CC1D" w14:textId="77777777" w:rsidR="00171186" w:rsidRPr="00C076E2" w:rsidRDefault="00171186" w:rsidP="00B62559">
                  <w:pPr>
                    <w:spacing w:before="58" w:line="240" w:lineRule="auto"/>
                    <w:ind w:firstLine="555"/>
                    <w:rPr>
                      <w:rFonts w:ascii="Arial" w:hAnsi="Arial"/>
                      <w:sz w:val="12"/>
                      <w:lang w:val="sr-Cyrl-CS"/>
                    </w:rPr>
                  </w:pPr>
                </w:p>
                <w:p w14:paraId="110FFD37" w14:textId="77777777" w:rsidR="00171186" w:rsidRPr="00C076E2" w:rsidRDefault="00171186" w:rsidP="00B62559">
                  <w:pPr>
                    <w:spacing w:before="58" w:line="240" w:lineRule="auto"/>
                    <w:ind w:firstLine="555"/>
                    <w:rPr>
                      <w:rFonts w:ascii="Arial" w:hAnsi="Arial"/>
                      <w:sz w:val="12"/>
                      <w:lang w:val="sr-Cyrl-CS"/>
                    </w:rPr>
                  </w:pPr>
                </w:p>
                <w:p w14:paraId="6B699379" w14:textId="77777777" w:rsidR="00171186" w:rsidRPr="00C076E2" w:rsidRDefault="00171186" w:rsidP="00B62559">
                  <w:pPr>
                    <w:spacing w:before="58" w:line="240" w:lineRule="auto"/>
                    <w:ind w:firstLine="555"/>
                    <w:rPr>
                      <w:rFonts w:ascii="Arial" w:hAnsi="Arial"/>
                      <w:sz w:val="12"/>
                      <w:lang w:val="sr-Cyrl-CS"/>
                    </w:rPr>
                  </w:pPr>
                </w:p>
                <w:p w14:paraId="3FE9F23F" w14:textId="77777777" w:rsidR="00171186" w:rsidRPr="00C076E2" w:rsidRDefault="00171186" w:rsidP="00B62559">
                  <w:pPr>
                    <w:spacing w:before="58" w:line="240" w:lineRule="auto"/>
                    <w:ind w:firstLine="555"/>
                    <w:rPr>
                      <w:rFonts w:ascii="Arial" w:hAnsi="Arial"/>
                      <w:sz w:val="12"/>
                      <w:lang w:val="sr-Cyrl-CS"/>
                    </w:rPr>
                  </w:pPr>
                </w:p>
                <w:p w14:paraId="3310A4AC" w14:textId="77777777" w:rsidR="00171186" w:rsidRPr="00C076E2" w:rsidRDefault="004A60C8" w:rsidP="00B62559">
                  <w:pPr>
                    <w:spacing w:before="58" w:line="240" w:lineRule="auto"/>
                    <w:ind w:firstLine="555"/>
                    <w:jc w:val="center"/>
                    <w:rPr>
                      <w:rFonts w:ascii="Arial" w:hAnsi="Arial"/>
                      <w:sz w:val="12"/>
                      <w:lang w:val="sr-Cyrl-CS"/>
                    </w:rPr>
                  </w:pPr>
                  <w:r w:rsidRPr="00C076E2">
                    <w:rPr>
                      <w:rFonts w:ascii="Arial" w:hAnsi="Arial"/>
                      <w:b/>
                      <w:szCs w:val="24"/>
                      <w:lang w:val="sr-Cyrl-CS"/>
                    </w:rPr>
                    <w:t xml:space="preserve">Нови Сад, </w:t>
                  </w:r>
                  <w:r w:rsidR="002F47B0">
                    <w:rPr>
                      <w:rFonts w:ascii="Arial" w:hAnsi="Arial"/>
                      <w:b/>
                      <w:szCs w:val="24"/>
                      <w:lang w:val="sr-Cyrl-CS"/>
                    </w:rPr>
                    <w:t>месец</w:t>
                  </w:r>
                  <w:r w:rsidR="00C076E2" w:rsidRPr="00C076E2">
                    <w:rPr>
                      <w:rFonts w:ascii="Arial" w:hAnsi="Arial"/>
                      <w:b/>
                      <w:szCs w:val="24"/>
                      <w:lang w:val="sr-Cyrl-CS"/>
                    </w:rPr>
                    <w:t xml:space="preserve">, </w:t>
                  </w:r>
                  <w:r w:rsidR="002F47B0">
                    <w:rPr>
                      <w:rFonts w:ascii="Arial" w:hAnsi="Arial"/>
                      <w:b/>
                      <w:szCs w:val="24"/>
                      <w:lang w:val="sr-Cyrl-CS"/>
                    </w:rPr>
                    <w:t>година</w:t>
                  </w:r>
                </w:p>
                <w:p w14:paraId="1F72F646" w14:textId="77777777" w:rsidR="00171186" w:rsidRPr="00B62559" w:rsidRDefault="00171186" w:rsidP="00B62559">
                  <w:pPr>
                    <w:spacing w:before="58" w:line="240" w:lineRule="auto"/>
                    <w:ind w:firstLine="555"/>
                    <w:rPr>
                      <w:rFonts w:ascii="Arial" w:hAnsi="Arial"/>
                      <w:sz w:val="12"/>
                      <w:lang w:val="sr-Cyrl-CS"/>
                    </w:rPr>
                  </w:pPr>
                </w:p>
                <w:p w14:paraId="08CE6F91" w14:textId="77777777" w:rsidR="00171186" w:rsidRPr="00B62559" w:rsidRDefault="00171186" w:rsidP="00B62559">
                  <w:pPr>
                    <w:spacing w:before="58" w:line="240" w:lineRule="auto"/>
                    <w:ind w:firstLine="555"/>
                    <w:rPr>
                      <w:rFonts w:ascii="Arial" w:hAnsi="Arial"/>
                      <w:sz w:val="12"/>
                      <w:lang w:val="sr-Cyrl-CS"/>
                    </w:rPr>
                  </w:pPr>
                </w:p>
              </w:tc>
            </w:tr>
          </w:tbl>
          <w:p w14:paraId="61CDCEAD" w14:textId="77777777" w:rsidR="00171186" w:rsidRPr="00171186" w:rsidRDefault="00171186" w:rsidP="00A07D1E">
            <w:pPr>
              <w:spacing w:line="240" w:lineRule="auto"/>
              <w:ind w:firstLine="0"/>
              <w:rPr>
                <w:rFonts w:ascii="Tahoma" w:hAnsi="Tahoma"/>
                <w:sz w:val="28"/>
                <w:lang w:val="sr-Cyrl-CS"/>
              </w:rPr>
            </w:pPr>
          </w:p>
        </w:tc>
      </w:tr>
    </w:tbl>
    <w:p w14:paraId="6BB9E253" w14:textId="77777777" w:rsidR="00517A6A" w:rsidRPr="00171186" w:rsidRDefault="00517A6A">
      <w:pPr>
        <w:rPr>
          <w:lang w:val="sr-Cyrl-CS"/>
        </w:rPr>
      </w:pPr>
    </w:p>
    <w:p w14:paraId="23DE523C" w14:textId="77777777" w:rsidR="00517A6A" w:rsidRPr="00171186" w:rsidRDefault="00517A6A">
      <w:pPr>
        <w:ind w:firstLine="0"/>
        <w:rPr>
          <w:lang w:val="sr-Cyrl-CS"/>
        </w:rPr>
        <w:sectPr w:rsidR="00517A6A" w:rsidRPr="00171186" w:rsidSect="00F65BA9">
          <w:pgSz w:w="11907" w:h="16840" w:code="9"/>
          <w:pgMar w:top="567" w:right="1417" w:bottom="567" w:left="1418" w:header="567" w:footer="567" w:gutter="0"/>
          <w:cols w:space="720"/>
          <w:titlePg/>
        </w:sectPr>
      </w:pPr>
    </w:p>
    <w:p w14:paraId="52E56223"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1272B8EF" w14:textId="77777777" w:rsidTr="00D712F3">
        <w:trPr>
          <w:cantSplit/>
          <w:trHeight w:hRule="exact" w:val="350"/>
        </w:trPr>
        <w:tc>
          <w:tcPr>
            <w:tcW w:w="4111" w:type="dxa"/>
            <w:gridSpan w:val="2"/>
            <w:tcBorders>
              <w:top w:val="single" w:sz="12" w:space="0" w:color="auto"/>
              <w:bottom w:val="dashSmallGap" w:sz="4" w:space="0" w:color="auto"/>
            </w:tcBorders>
          </w:tcPr>
          <w:p w14:paraId="75D0AA0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w:t>
            </w:r>
            <w:r w:rsidRPr="00250257">
              <w:rPr>
                <w:rFonts w:ascii="Arial" w:hAnsi="Arial"/>
                <w:sz w:val="18"/>
              </w:rPr>
              <w:t>број</w:t>
            </w:r>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07547A0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19F89DFB" w14:textId="77777777" w:rsidTr="00D712F3">
        <w:trPr>
          <w:cantSplit/>
          <w:trHeight w:hRule="exact" w:val="350"/>
        </w:trPr>
        <w:tc>
          <w:tcPr>
            <w:tcW w:w="4111" w:type="dxa"/>
            <w:gridSpan w:val="2"/>
            <w:tcBorders>
              <w:top w:val="dashSmallGap" w:sz="4" w:space="0" w:color="auto"/>
              <w:bottom w:val="dashSmallGap" w:sz="4" w:space="0" w:color="auto"/>
            </w:tcBorders>
          </w:tcPr>
          <w:p w14:paraId="56242350"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5043CB0F"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368C23AE" w14:textId="77777777" w:rsidTr="00D712F3">
        <w:trPr>
          <w:cantSplit/>
          <w:trHeight w:hRule="exact" w:val="350"/>
        </w:trPr>
        <w:tc>
          <w:tcPr>
            <w:tcW w:w="4111" w:type="dxa"/>
            <w:gridSpan w:val="2"/>
            <w:tcBorders>
              <w:top w:val="dashSmallGap" w:sz="4" w:space="0" w:color="auto"/>
              <w:bottom w:val="dashSmallGap" w:sz="4" w:space="0" w:color="auto"/>
            </w:tcBorders>
          </w:tcPr>
          <w:p w14:paraId="7FB5D33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71B5B67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50DF8416" w14:textId="77777777" w:rsidTr="00D712F3">
        <w:trPr>
          <w:cantSplit/>
          <w:trHeight w:hRule="exact" w:val="350"/>
        </w:trPr>
        <w:tc>
          <w:tcPr>
            <w:tcW w:w="4111" w:type="dxa"/>
            <w:gridSpan w:val="2"/>
            <w:tcBorders>
              <w:top w:val="dashSmallGap" w:sz="4" w:space="0" w:color="auto"/>
              <w:bottom w:val="dashSmallGap" w:sz="4" w:space="0" w:color="auto"/>
            </w:tcBorders>
          </w:tcPr>
          <w:p w14:paraId="4418EA6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3B78F5C1"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14:paraId="3C819E33" w14:textId="77777777" w:rsidTr="00D712F3">
        <w:trPr>
          <w:cantSplit/>
          <w:trHeight w:hRule="exact" w:val="350"/>
        </w:trPr>
        <w:tc>
          <w:tcPr>
            <w:tcW w:w="4111" w:type="dxa"/>
            <w:gridSpan w:val="2"/>
            <w:tcBorders>
              <w:top w:val="dashSmallGap" w:sz="4" w:space="0" w:color="auto"/>
              <w:bottom w:val="dashSmallGap" w:sz="4" w:space="0" w:color="auto"/>
            </w:tcBorders>
          </w:tcPr>
          <w:p w14:paraId="2D8787C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6C601400" w14:textId="731D1F25" w:rsidR="00D22293" w:rsidRPr="00ED0F60" w:rsidRDefault="00F1208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рад</w:t>
            </w:r>
          </w:p>
        </w:tc>
      </w:tr>
      <w:tr w:rsidR="00D22293" w14:paraId="08C1B2A1" w14:textId="77777777" w:rsidTr="00D712F3">
        <w:trPr>
          <w:cantSplit/>
          <w:trHeight w:hRule="exact" w:val="350"/>
        </w:trPr>
        <w:tc>
          <w:tcPr>
            <w:tcW w:w="4111" w:type="dxa"/>
            <w:gridSpan w:val="2"/>
            <w:tcBorders>
              <w:top w:val="dashSmallGap" w:sz="4" w:space="0" w:color="auto"/>
              <w:bottom w:val="dashSmallGap" w:sz="4" w:space="0" w:color="auto"/>
            </w:tcBorders>
          </w:tcPr>
          <w:p w14:paraId="220584C9"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07459315" w14:textId="5F4D9F93" w:rsidR="00D22293" w:rsidRPr="00DF0356" w:rsidRDefault="00F12080" w:rsidP="00517A6A">
            <w:pPr>
              <w:spacing w:before="60" w:after="60" w:line="240" w:lineRule="auto"/>
              <w:ind w:firstLine="0"/>
              <w:jc w:val="left"/>
              <w:rPr>
                <w:rFonts w:ascii="Arial" w:hAnsi="Arial" w:cs="Arial"/>
                <w:bCs/>
                <w:sz w:val="18"/>
                <w:szCs w:val="18"/>
                <w:lang w:val="sr-Cyrl-BA"/>
                <w:rPrChange w:id="1" w:author="Vladimir Dimitrieski" w:date="2024-02-02T19:49:00Z">
                  <w:rPr>
                    <w:rFonts w:ascii="Arial" w:hAnsi="Arial" w:cs="Arial"/>
                    <w:b/>
                    <w:sz w:val="18"/>
                    <w:szCs w:val="18"/>
                    <w:lang w:val="sr-Cyrl-BA"/>
                  </w:rPr>
                </w:rPrChange>
              </w:rPr>
            </w:pPr>
            <w:r w:rsidRPr="00DF0356">
              <w:rPr>
                <w:rFonts w:ascii="Arial" w:hAnsi="Arial" w:cs="Arial"/>
                <w:bCs/>
                <w:sz w:val="18"/>
                <w:szCs w:val="18"/>
                <w:lang w:val="sr-Cyrl-BA"/>
                <w:rPrChange w:id="2" w:author="Vladimir Dimitrieski" w:date="2024-02-02T19:49:00Z">
                  <w:rPr>
                    <w:rFonts w:ascii="Arial" w:hAnsi="Arial" w:cs="Arial"/>
                    <w:b/>
                    <w:sz w:val="18"/>
                    <w:szCs w:val="18"/>
                    <w:lang w:val="sr-Cyrl-BA"/>
                  </w:rPr>
                </w:rPrChange>
              </w:rPr>
              <w:t>Тамара Антић</w:t>
            </w:r>
          </w:p>
        </w:tc>
      </w:tr>
      <w:tr w:rsidR="00F12080" w14:paraId="7A09B740" w14:textId="77777777" w:rsidTr="00D712F3">
        <w:trPr>
          <w:cantSplit/>
          <w:trHeight w:hRule="exact" w:val="350"/>
        </w:trPr>
        <w:tc>
          <w:tcPr>
            <w:tcW w:w="4111" w:type="dxa"/>
            <w:gridSpan w:val="2"/>
            <w:tcBorders>
              <w:top w:val="dashSmallGap" w:sz="4" w:space="0" w:color="auto"/>
              <w:bottom w:val="dashSmallGap" w:sz="4" w:space="0" w:color="auto"/>
            </w:tcBorders>
          </w:tcPr>
          <w:p w14:paraId="7C6F0A82"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6537F28F" w14:textId="3AD815C3" w:rsidR="00F12080" w:rsidRPr="00C076E2" w:rsidRDefault="00F12080" w:rsidP="00F12080">
            <w:pPr>
              <w:spacing w:before="60" w:after="60" w:line="240" w:lineRule="auto"/>
              <w:ind w:firstLine="0"/>
              <w:jc w:val="left"/>
              <w:rPr>
                <w:rFonts w:ascii="Arial" w:hAnsi="Arial" w:cs="Arial"/>
                <w:b/>
                <w:sz w:val="18"/>
                <w:szCs w:val="18"/>
              </w:rPr>
            </w:pPr>
            <w:r>
              <w:rPr>
                <w:rFonts w:ascii="Arial" w:hAnsi="Arial" w:cs="Arial"/>
                <w:bCs/>
                <w:sz w:val="18"/>
                <w:szCs w:val="18"/>
                <w:lang w:val="sr-Cyrl-BA"/>
              </w:rPr>
              <w:t>др Владимир Димитриески, ванредни професор</w:t>
            </w:r>
          </w:p>
        </w:tc>
      </w:tr>
      <w:tr w:rsidR="00F12080" w14:paraId="64240FB2" w14:textId="77777777" w:rsidTr="00D712F3">
        <w:trPr>
          <w:cantSplit/>
          <w:trHeight w:hRule="exact" w:val="800"/>
        </w:trPr>
        <w:tc>
          <w:tcPr>
            <w:tcW w:w="4111" w:type="dxa"/>
            <w:gridSpan w:val="2"/>
            <w:tcBorders>
              <w:top w:val="dashSmallGap" w:sz="4" w:space="0" w:color="auto"/>
              <w:bottom w:val="dashSmallGap" w:sz="4" w:space="0" w:color="auto"/>
            </w:tcBorders>
          </w:tcPr>
          <w:p w14:paraId="66EA87EF"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Наслов рада, </w:t>
            </w:r>
            <w:commentRangeStart w:id="3"/>
            <w:r>
              <w:rPr>
                <w:rFonts w:ascii="Arial" w:hAnsi="Arial"/>
                <w:b/>
                <w:sz w:val="18"/>
              </w:rPr>
              <w:t>НР</w:t>
            </w:r>
            <w:commentRangeEnd w:id="3"/>
            <w:r w:rsidR="00025F49">
              <w:rPr>
                <w:rStyle w:val="CommentReference"/>
                <w:lang w:eastAsia="ar-SA"/>
              </w:rPr>
              <w:commentReference w:id="3"/>
            </w:r>
            <w:r>
              <w:rPr>
                <w:rFonts w:ascii="Arial" w:hAnsi="Arial"/>
                <w:sz w:val="18"/>
              </w:rPr>
              <w:t>:</w:t>
            </w:r>
          </w:p>
        </w:tc>
        <w:tc>
          <w:tcPr>
            <w:tcW w:w="5954" w:type="dxa"/>
            <w:gridSpan w:val="2"/>
            <w:tcBorders>
              <w:top w:val="dashSmallGap" w:sz="4" w:space="0" w:color="auto"/>
              <w:bottom w:val="dashSmallGap" w:sz="4" w:space="0" w:color="auto"/>
            </w:tcBorders>
          </w:tcPr>
          <w:p w14:paraId="6DFB9E20" w14:textId="77777777" w:rsidR="00F12080" w:rsidRPr="00C076E2" w:rsidRDefault="00F12080" w:rsidP="00F12080">
            <w:pPr>
              <w:spacing w:before="60" w:after="60" w:line="240" w:lineRule="auto"/>
              <w:ind w:firstLine="0"/>
              <w:jc w:val="left"/>
              <w:rPr>
                <w:rFonts w:ascii="Arial" w:hAnsi="Arial" w:cs="Arial"/>
                <w:b/>
                <w:sz w:val="18"/>
                <w:szCs w:val="18"/>
              </w:rPr>
            </w:pPr>
          </w:p>
        </w:tc>
      </w:tr>
      <w:tr w:rsidR="00F12080" w14:paraId="6E2E214A" w14:textId="77777777" w:rsidTr="00D712F3">
        <w:trPr>
          <w:cantSplit/>
          <w:trHeight w:hRule="exact" w:val="350"/>
        </w:trPr>
        <w:tc>
          <w:tcPr>
            <w:tcW w:w="4111" w:type="dxa"/>
            <w:gridSpan w:val="2"/>
            <w:tcBorders>
              <w:top w:val="dashSmallGap" w:sz="4" w:space="0" w:color="auto"/>
              <w:bottom w:val="dashSmallGap" w:sz="4" w:space="0" w:color="auto"/>
            </w:tcBorders>
          </w:tcPr>
          <w:p w14:paraId="192A032C"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3F1921CD" w14:textId="396197A3"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Pr>
                <w:rFonts w:ascii="Arial" w:hAnsi="Arial" w:cs="Arial"/>
                <w:sz w:val="18"/>
                <w:szCs w:val="18"/>
                <w:lang w:val="sr-Cyrl-BA"/>
              </w:rPr>
              <w:t>ћирилица</w:t>
            </w:r>
          </w:p>
        </w:tc>
      </w:tr>
      <w:tr w:rsidR="00F12080" w14:paraId="50058957" w14:textId="77777777" w:rsidTr="00D712F3">
        <w:trPr>
          <w:cantSplit/>
          <w:trHeight w:hRule="exact" w:val="350"/>
        </w:trPr>
        <w:tc>
          <w:tcPr>
            <w:tcW w:w="4111" w:type="dxa"/>
            <w:gridSpan w:val="2"/>
            <w:tcBorders>
              <w:top w:val="dashSmallGap" w:sz="4" w:space="0" w:color="auto"/>
              <w:bottom w:val="dashSmallGap" w:sz="4" w:space="0" w:color="auto"/>
            </w:tcBorders>
          </w:tcPr>
          <w:p w14:paraId="18397DF9"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561E13C9"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F12080" w14:paraId="0DEDCF75" w14:textId="77777777" w:rsidTr="00D712F3">
        <w:trPr>
          <w:cantSplit/>
          <w:trHeight w:hRule="exact" w:val="350"/>
        </w:trPr>
        <w:tc>
          <w:tcPr>
            <w:tcW w:w="4111" w:type="dxa"/>
            <w:gridSpan w:val="2"/>
            <w:tcBorders>
              <w:top w:val="dashSmallGap" w:sz="4" w:space="0" w:color="auto"/>
              <w:bottom w:val="dashSmallGap" w:sz="4" w:space="0" w:color="auto"/>
            </w:tcBorders>
          </w:tcPr>
          <w:p w14:paraId="45BF3F9D" w14:textId="77777777" w:rsidR="00F12080" w:rsidRDefault="00F12080" w:rsidP="00F12080">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C480161"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F12080" w14:paraId="29807B01" w14:textId="77777777" w:rsidTr="00D712F3">
        <w:trPr>
          <w:cantSplit/>
          <w:trHeight w:hRule="exact" w:val="350"/>
        </w:trPr>
        <w:tc>
          <w:tcPr>
            <w:tcW w:w="4111" w:type="dxa"/>
            <w:gridSpan w:val="2"/>
            <w:tcBorders>
              <w:top w:val="dashSmallGap" w:sz="4" w:space="0" w:color="auto"/>
              <w:bottom w:val="dashSmallGap" w:sz="4" w:space="0" w:color="auto"/>
            </w:tcBorders>
          </w:tcPr>
          <w:p w14:paraId="45200F37" w14:textId="77777777" w:rsidR="00F12080" w:rsidRDefault="00F12080" w:rsidP="00F12080">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14620864"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F12080" w14:paraId="4D4BD79C" w14:textId="77777777" w:rsidTr="00D712F3">
        <w:trPr>
          <w:cantSplit/>
          <w:trHeight w:hRule="exact" w:val="350"/>
        </w:trPr>
        <w:tc>
          <w:tcPr>
            <w:tcW w:w="4111" w:type="dxa"/>
            <w:gridSpan w:val="2"/>
            <w:tcBorders>
              <w:top w:val="dashSmallGap" w:sz="4" w:space="0" w:color="auto"/>
              <w:bottom w:val="dashSmallGap" w:sz="4" w:space="0" w:color="auto"/>
            </w:tcBorders>
          </w:tcPr>
          <w:p w14:paraId="31E2CFE1"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70DF9E56" w14:textId="70030E6C" w:rsidR="00F12080" w:rsidRPr="00D75FAE" w:rsidRDefault="00F12080" w:rsidP="00F12080">
            <w:pPr>
              <w:spacing w:before="60" w:after="60" w:line="240" w:lineRule="auto"/>
              <w:ind w:firstLine="0"/>
              <w:jc w:val="left"/>
              <w:rPr>
                <w:rFonts w:ascii="Arial" w:hAnsi="Arial" w:cs="Arial"/>
                <w:bCs/>
                <w:sz w:val="18"/>
                <w:szCs w:val="18"/>
                <w:lang w:val="sr-Cyrl-BA"/>
                <w:rPrChange w:id="4" w:author="Vladimir Dimitrieski" w:date="2024-02-02T19:51:00Z">
                  <w:rPr>
                    <w:rFonts w:ascii="Arial" w:hAnsi="Arial" w:cs="Arial"/>
                    <w:b/>
                    <w:sz w:val="18"/>
                    <w:szCs w:val="18"/>
                    <w:lang w:val="sr-Cyrl-BA"/>
                  </w:rPr>
                </w:rPrChange>
              </w:rPr>
            </w:pPr>
            <w:r w:rsidRPr="00D75FAE">
              <w:rPr>
                <w:rFonts w:ascii="Arial" w:hAnsi="Arial" w:cs="Arial"/>
                <w:bCs/>
                <w:sz w:val="18"/>
                <w:szCs w:val="18"/>
                <w:lang w:val="sr-Cyrl-BA"/>
                <w:rPrChange w:id="5" w:author="Vladimir Dimitrieski" w:date="2024-02-02T19:51:00Z">
                  <w:rPr>
                    <w:rFonts w:ascii="Arial" w:hAnsi="Arial" w:cs="Arial"/>
                    <w:b/>
                    <w:sz w:val="18"/>
                    <w:szCs w:val="18"/>
                    <w:lang w:val="sr-Cyrl-BA"/>
                  </w:rPr>
                </w:rPrChange>
              </w:rPr>
              <w:t>2024</w:t>
            </w:r>
          </w:p>
        </w:tc>
      </w:tr>
      <w:tr w:rsidR="00F12080" w14:paraId="4875D0A9" w14:textId="77777777" w:rsidTr="00D712F3">
        <w:trPr>
          <w:cantSplit/>
          <w:trHeight w:hRule="exact" w:val="350"/>
        </w:trPr>
        <w:tc>
          <w:tcPr>
            <w:tcW w:w="4111" w:type="dxa"/>
            <w:gridSpan w:val="2"/>
            <w:tcBorders>
              <w:top w:val="dashSmallGap" w:sz="4" w:space="0" w:color="auto"/>
              <w:bottom w:val="dashSmallGap" w:sz="4" w:space="0" w:color="auto"/>
            </w:tcBorders>
          </w:tcPr>
          <w:p w14:paraId="73116FA2" w14:textId="77777777" w:rsidR="00F12080" w:rsidRDefault="00F12080" w:rsidP="00F12080">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1A13BE24"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F12080" w14:paraId="18674D19" w14:textId="77777777" w:rsidTr="00D712F3">
        <w:trPr>
          <w:cantSplit/>
          <w:trHeight w:hRule="exact" w:val="350"/>
        </w:trPr>
        <w:tc>
          <w:tcPr>
            <w:tcW w:w="4111" w:type="dxa"/>
            <w:gridSpan w:val="2"/>
            <w:tcBorders>
              <w:top w:val="dashSmallGap" w:sz="4" w:space="0" w:color="auto"/>
              <w:bottom w:val="dashSmallGap" w:sz="4" w:space="0" w:color="auto"/>
            </w:tcBorders>
          </w:tcPr>
          <w:p w14:paraId="07152BE3"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70BDAC84"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Нови Сад; трг Доситеја Обрадовића </w:t>
            </w:r>
            <w:commentRangeStart w:id="6"/>
            <w:r w:rsidRPr="00ED0F60">
              <w:rPr>
                <w:rFonts w:ascii="Arial" w:hAnsi="Arial" w:cs="Arial"/>
                <w:sz w:val="18"/>
                <w:szCs w:val="18"/>
                <w:lang w:val="sr-Cyrl-CS"/>
              </w:rPr>
              <w:t>6</w:t>
            </w:r>
            <w:commentRangeEnd w:id="6"/>
            <w:r w:rsidR="00D75FAE">
              <w:rPr>
                <w:rStyle w:val="CommentReference"/>
                <w:lang w:eastAsia="ar-SA"/>
              </w:rPr>
              <w:commentReference w:id="6"/>
            </w:r>
          </w:p>
        </w:tc>
      </w:tr>
      <w:tr w:rsidR="00F12080" w14:paraId="424CDBC3" w14:textId="77777777" w:rsidTr="00D712F3">
        <w:trPr>
          <w:cantSplit/>
          <w:trHeight w:hRule="exact" w:val="450"/>
        </w:trPr>
        <w:tc>
          <w:tcPr>
            <w:tcW w:w="4111" w:type="dxa"/>
            <w:gridSpan w:val="2"/>
            <w:tcBorders>
              <w:top w:val="dashSmallGap" w:sz="4" w:space="0" w:color="auto"/>
              <w:bottom w:val="dashSmallGap" w:sz="4" w:space="0" w:color="auto"/>
            </w:tcBorders>
          </w:tcPr>
          <w:p w14:paraId="43225DE9" w14:textId="77777777" w:rsidR="00F12080" w:rsidRDefault="00F12080" w:rsidP="00F12080">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w:t>
            </w:r>
            <w:commentRangeStart w:id="7"/>
            <w:r>
              <w:rPr>
                <w:rFonts w:ascii="Arial" w:hAnsi="Arial"/>
                <w:spacing w:val="-4"/>
                <w:sz w:val="13"/>
              </w:rPr>
              <w:t>прилога</w:t>
            </w:r>
            <w:commentRangeEnd w:id="7"/>
            <w:r w:rsidR="00C228DB">
              <w:rPr>
                <w:rStyle w:val="CommentReference"/>
                <w:lang w:eastAsia="ar-SA"/>
              </w:rPr>
              <w:commentReference w:id="7"/>
            </w:r>
            <w:r>
              <w:rPr>
                <w:rFonts w:ascii="Arial" w:hAnsi="Arial"/>
                <w:spacing w:val="-4"/>
                <w:sz w:val="13"/>
              </w:rPr>
              <w:t>)</w:t>
            </w:r>
          </w:p>
        </w:tc>
        <w:tc>
          <w:tcPr>
            <w:tcW w:w="5954" w:type="dxa"/>
            <w:gridSpan w:val="2"/>
            <w:tcBorders>
              <w:top w:val="dashSmallGap" w:sz="4" w:space="0" w:color="auto"/>
              <w:bottom w:val="dashSmallGap" w:sz="4" w:space="0" w:color="auto"/>
            </w:tcBorders>
          </w:tcPr>
          <w:p w14:paraId="44E871BC" w14:textId="77777777" w:rsidR="00F12080" w:rsidRPr="00D22293" w:rsidRDefault="00F12080" w:rsidP="00F12080">
            <w:pPr>
              <w:spacing w:before="60" w:after="60" w:line="240" w:lineRule="auto"/>
              <w:ind w:firstLine="0"/>
              <w:jc w:val="left"/>
              <w:rPr>
                <w:rFonts w:ascii="Arial" w:hAnsi="Arial" w:cs="Arial"/>
                <w:b/>
                <w:color w:val="FF0000"/>
                <w:sz w:val="18"/>
                <w:szCs w:val="18"/>
                <w:lang w:val="sr-Latn-CS"/>
              </w:rPr>
            </w:pPr>
          </w:p>
        </w:tc>
      </w:tr>
      <w:tr w:rsidR="00F12080" w14:paraId="5188AD30" w14:textId="77777777" w:rsidTr="00D712F3">
        <w:trPr>
          <w:cantSplit/>
          <w:trHeight w:hRule="exact" w:val="350"/>
        </w:trPr>
        <w:tc>
          <w:tcPr>
            <w:tcW w:w="4111" w:type="dxa"/>
            <w:gridSpan w:val="2"/>
            <w:tcBorders>
              <w:top w:val="dashSmallGap" w:sz="4" w:space="0" w:color="auto"/>
              <w:bottom w:val="dashSmallGap" w:sz="4" w:space="0" w:color="auto"/>
            </w:tcBorders>
          </w:tcPr>
          <w:p w14:paraId="3589FECF" w14:textId="77777777" w:rsidR="00F12080" w:rsidRDefault="00F12080" w:rsidP="00F12080">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1FF4354" w14:textId="7F4B9229"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w:t>
            </w:r>
            <w:proofErr w:type="spellStart"/>
            <w:ins w:id="8" w:author="Vladimir Dimitrieski" w:date="2024-02-02T19:51:00Z">
              <w:r w:rsidR="00D75FAE">
                <w:rPr>
                  <w:rFonts w:ascii="Arial" w:hAnsi="Arial" w:cs="Arial"/>
                  <w:sz w:val="18"/>
                  <w:szCs w:val="18"/>
                  <w:lang w:val="sr-Cyrl-RS"/>
                </w:rPr>
                <w:t>чко</w:t>
              </w:r>
            </w:ins>
            <w:proofErr w:type="spellEnd"/>
            <w:del w:id="9" w:author="Vladimir Dimitrieski" w:date="2024-02-02T19:51:00Z">
              <w:r w:rsidRPr="00ED0F60" w:rsidDel="00D75FAE">
                <w:rPr>
                  <w:rFonts w:ascii="Arial" w:hAnsi="Arial" w:cs="Arial"/>
                  <w:sz w:val="18"/>
                  <w:szCs w:val="18"/>
                  <w:lang w:val="sr-Cyrl-CS"/>
                </w:rPr>
                <w:delText>ка</w:delText>
              </w:r>
            </w:del>
            <w:r w:rsidRPr="00ED0F60">
              <w:rPr>
                <w:rFonts w:ascii="Arial" w:hAnsi="Arial" w:cs="Arial"/>
                <w:sz w:val="18"/>
                <w:szCs w:val="18"/>
                <w:lang w:val="sr-Cyrl-CS"/>
              </w:rPr>
              <w:t xml:space="preserve"> и рачунарс</w:t>
            </w:r>
            <w:ins w:id="10" w:author="Vladimir Dimitrieski" w:date="2024-02-02T19:51:00Z">
              <w:r w:rsidR="00D75FAE">
                <w:rPr>
                  <w:rFonts w:ascii="Arial" w:hAnsi="Arial" w:cs="Arial"/>
                  <w:sz w:val="18"/>
                  <w:szCs w:val="18"/>
                  <w:lang w:val="sr-Cyrl-CS"/>
                </w:rPr>
                <w:t>ко инжењерство</w:t>
              </w:r>
            </w:ins>
            <w:del w:id="11" w:author="Vladimir Dimitrieski" w:date="2024-02-02T19:51:00Z">
              <w:r w:rsidRPr="00ED0F60" w:rsidDel="00D75FAE">
                <w:rPr>
                  <w:rFonts w:ascii="Arial" w:hAnsi="Arial" w:cs="Arial"/>
                  <w:sz w:val="18"/>
                  <w:szCs w:val="18"/>
                  <w:lang w:val="sr-Cyrl-CS"/>
                </w:rPr>
                <w:delText>тво</w:delText>
              </w:r>
            </w:del>
          </w:p>
        </w:tc>
      </w:tr>
      <w:tr w:rsidR="00F12080" w14:paraId="6E9E3AD8" w14:textId="77777777" w:rsidTr="00D712F3">
        <w:trPr>
          <w:cantSplit/>
          <w:trHeight w:hRule="exact" w:val="350"/>
        </w:trPr>
        <w:tc>
          <w:tcPr>
            <w:tcW w:w="4111" w:type="dxa"/>
            <w:gridSpan w:val="2"/>
            <w:tcBorders>
              <w:top w:val="dashSmallGap" w:sz="4" w:space="0" w:color="auto"/>
              <w:bottom w:val="dashSmallGap" w:sz="4" w:space="0" w:color="auto"/>
            </w:tcBorders>
          </w:tcPr>
          <w:p w14:paraId="14E43C95" w14:textId="77777777" w:rsidR="00F12080" w:rsidRDefault="00F12080" w:rsidP="00F12080">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77C212C0" w14:textId="60441517" w:rsidR="00F12080" w:rsidRPr="00ED0F60" w:rsidRDefault="00F12080" w:rsidP="00F12080">
            <w:pPr>
              <w:spacing w:before="60" w:after="60" w:line="240" w:lineRule="auto"/>
              <w:ind w:firstLine="0"/>
              <w:jc w:val="left"/>
              <w:rPr>
                <w:rFonts w:ascii="Arial" w:hAnsi="Arial" w:cs="Arial"/>
                <w:sz w:val="18"/>
                <w:szCs w:val="18"/>
                <w:lang w:val="sr-Cyrl-CS"/>
              </w:rPr>
            </w:pPr>
            <w:del w:id="12" w:author="Vladimir Dimitrieski" w:date="2024-02-02T19:52:00Z">
              <w:r w:rsidRPr="00ED0F60" w:rsidDel="00D75FAE">
                <w:rPr>
                  <w:rFonts w:ascii="Arial" w:hAnsi="Arial" w:cs="Arial"/>
                  <w:sz w:val="18"/>
                  <w:szCs w:val="18"/>
                  <w:lang w:val="sr-Cyrl-CS"/>
                </w:rPr>
                <w:delText>Рачунарска техника</w:delText>
              </w:r>
            </w:del>
            <w:ins w:id="13" w:author="Vladimir Dimitrieski" w:date="2024-02-02T19:52:00Z">
              <w:r w:rsidR="00D75FAE">
                <w:rPr>
                  <w:rFonts w:ascii="Arial" w:hAnsi="Arial" w:cs="Arial"/>
                  <w:sz w:val="18"/>
                  <w:szCs w:val="18"/>
                  <w:lang w:val="sr-Cyrl-CS"/>
                </w:rPr>
                <w:t>Примењене рачунарске науке и информатика</w:t>
              </w:r>
            </w:ins>
          </w:p>
        </w:tc>
      </w:tr>
      <w:tr w:rsidR="00F12080" w14:paraId="3291D91E" w14:textId="77777777" w:rsidTr="00D712F3">
        <w:trPr>
          <w:cantSplit/>
          <w:trHeight w:hRule="exact" w:val="500"/>
        </w:trPr>
        <w:tc>
          <w:tcPr>
            <w:tcW w:w="4111" w:type="dxa"/>
            <w:gridSpan w:val="2"/>
            <w:tcBorders>
              <w:top w:val="dashSmallGap" w:sz="4" w:space="0" w:color="auto"/>
              <w:bottom w:val="dashSmallGap" w:sz="4" w:space="0" w:color="auto"/>
            </w:tcBorders>
          </w:tcPr>
          <w:p w14:paraId="1449A5CA" w14:textId="77777777" w:rsidR="00F12080" w:rsidRDefault="00F12080" w:rsidP="00F12080">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144A5D23" w14:textId="516C5C14" w:rsidR="00F12080" w:rsidRPr="00FF5308" w:rsidRDefault="00F12080" w:rsidP="00F12080">
            <w:pPr>
              <w:spacing w:before="60" w:after="60" w:line="240" w:lineRule="auto"/>
              <w:ind w:firstLine="0"/>
              <w:jc w:val="left"/>
              <w:rPr>
                <w:rFonts w:ascii="Arial" w:hAnsi="Arial" w:cs="Arial"/>
                <w:b/>
                <w:sz w:val="18"/>
                <w:szCs w:val="18"/>
              </w:rPr>
            </w:pPr>
            <w:r w:rsidRPr="00E402C0">
              <w:rPr>
                <w:rFonts w:ascii="Arial" w:hAnsi="Arial" w:cs="Arial"/>
                <w:bCs/>
                <w:sz w:val="18"/>
                <w:szCs w:val="18"/>
                <w:lang w:val="sr-Cyrl-BA"/>
              </w:rPr>
              <w:t>Базе података и информациони системи</w:t>
            </w:r>
          </w:p>
        </w:tc>
      </w:tr>
      <w:tr w:rsidR="00F12080" w14:paraId="4B3F0649" w14:textId="77777777" w:rsidTr="00D712F3">
        <w:trPr>
          <w:cantSplit/>
          <w:trHeight w:hRule="exact" w:val="350"/>
        </w:trPr>
        <w:tc>
          <w:tcPr>
            <w:tcW w:w="4111" w:type="dxa"/>
            <w:gridSpan w:val="2"/>
            <w:tcBorders>
              <w:top w:val="dashSmallGap" w:sz="4" w:space="0" w:color="auto"/>
              <w:bottom w:val="dashSmallGap" w:sz="4" w:space="0" w:color="auto"/>
            </w:tcBorders>
          </w:tcPr>
          <w:p w14:paraId="09B39231" w14:textId="77777777" w:rsidR="00F12080" w:rsidRDefault="00F12080" w:rsidP="00F12080">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738610EB" w14:textId="77777777" w:rsidR="00F12080" w:rsidRPr="00ED0F60" w:rsidRDefault="00F12080" w:rsidP="00F12080">
            <w:pPr>
              <w:spacing w:before="60" w:after="60" w:line="240" w:lineRule="auto"/>
              <w:ind w:firstLine="0"/>
              <w:jc w:val="left"/>
              <w:rPr>
                <w:rFonts w:ascii="Arial" w:hAnsi="Arial" w:cs="Arial"/>
                <w:sz w:val="18"/>
                <w:szCs w:val="18"/>
              </w:rPr>
            </w:pPr>
          </w:p>
        </w:tc>
      </w:tr>
      <w:tr w:rsidR="00F12080" w14:paraId="28A41A15" w14:textId="77777777" w:rsidTr="00D712F3">
        <w:trPr>
          <w:cantSplit/>
          <w:trHeight w:hRule="exact" w:val="500"/>
        </w:trPr>
        <w:tc>
          <w:tcPr>
            <w:tcW w:w="4111" w:type="dxa"/>
            <w:gridSpan w:val="2"/>
            <w:tcBorders>
              <w:top w:val="dashSmallGap" w:sz="4" w:space="0" w:color="auto"/>
              <w:bottom w:val="dashSmallGap" w:sz="4" w:space="0" w:color="auto"/>
            </w:tcBorders>
          </w:tcPr>
          <w:p w14:paraId="29EBA9DA" w14:textId="77777777" w:rsidR="00F12080" w:rsidRDefault="00F12080" w:rsidP="00F12080">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6FCB4A42" w14:textId="77777777" w:rsidR="00F12080" w:rsidRPr="00ED0F60" w:rsidRDefault="00F12080" w:rsidP="00F12080">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F12080" w14:paraId="0BAAFB8A" w14:textId="77777777" w:rsidTr="00D712F3">
        <w:trPr>
          <w:cantSplit/>
          <w:trHeight w:hRule="exact" w:val="500"/>
        </w:trPr>
        <w:tc>
          <w:tcPr>
            <w:tcW w:w="4111" w:type="dxa"/>
            <w:gridSpan w:val="2"/>
            <w:tcBorders>
              <w:top w:val="dashSmallGap" w:sz="4" w:space="0" w:color="auto"/>
              <w:bottom w:val="dashSmallGap" w:sz="4" w:space="0" w:color="auto"/>
            </w:tcBorders>
          </w:tcPr>
          <w:p w14:paraId="5506B57E" w14:textId="77777777" w:rsidR="00F12080" w:rsidRDefault="00F12080" w:rsidP="00F12080">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637805D2" w14:textId="77777777" w:rsidR="00F12080" w:rsidRPr="00ED0F60" w:rsidRDefault="00F12080" w:rsidP="00F12080">
            <w:pPr>
              <w:spacing w:before="60" w:after="60" w:line="240" w:lineRule="auto"/>
              <w:ind w:firstLine="0"/>
              <w:jc w:val="left"/>
              <w:rPr>
                <w:rFonts w:ascii="Arial" w:hAnsi="Arial" w:cs="Arial"/>
                <w:sz w:val="18"/>
                <w:szCs w:val="18"/>
              </w:rPr>
            </w:pPr>
          </w:p>
        </w:tc>
      </w:tr>
      <w:tr w:rsidR="00F12080" w14:paraId="5C304021" w14:textId="77777777" w:rsidTr="00D712F3">
        <w:trPr>
          <w:cantSplit/>
          <w:trHeight w:hRule="exact" w:val="2700"/>
        </w:trPr>
        <w:tc>
          <w:tcPr>
            <w:tcW w:w="4111" w:type="dxa"/>
            <w:gridSpan w:val="2"/>
            <w:tcBorders>
              <w:top w:val="dashSmallGap" w:sz="4" w:space="0" w:color="auto"/>
              <w:bottom w:val="dashSmallGap" w:sz="4" w:space="0" w:color="auto"/>
            </w:tcBorders>
          </w:tcPr>
          <w:p w14:paraId="36826CFB"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Извод, </w:t>
            </w:r>
            <w:commentRangeStart w:id="14"/>
            <w:r>
              <w:rPr>
                <w:rFonts w:ascii="Arial" w:hAnsi="Arial"/>
                <w:b/>
                <w:sz w:val="18"/>
              </w:rPr>
              <w:t>ИЗ</w:t>
            </w:r>
            <w:commentRangeEnd w:id="14"/>
            <w:r w:rsidR="00D75FAE">
              <w:rPr>
                <w:rStyle w:val="CommentReference"/>
                <w:lang w:eastAsia="ar-SA"/>
              </w:rPr>
              <w:commentReference w:id="14"/>
            </w:r>
            <w:r>
              <w:rPr>
                <w:rFonts w:ascii="Arial" w:hAnsi="Arial"/>
                <w:sz w:val="18"/>
              </w:rPr>
              <w:t>:</w:t>
            </w:r>
          </w:p>
        </w:tc>
        <w:tc>
          <w:tcPr>
            <w:tcW w:w="5954" w:type="dxa"/>
            <w:gridSpan w:val="2"/>
            <w:tcBorders>
              <w:top w:val="dashSmallGap" w:sz="4" w:space="0" w:color="auto"/>
              <w:bottom w:val="dashSmallGap" w:sz="4" w:space="0" w:color="auto"/>
            </w:tcBorders>
          </w:tcPr>
          <w:p w14:paraId="463F29E8" w14:textId="77777777" w:rsidR="00F12080" w:rsidRPr="007C52E0" w:rsidRDefault="00F12080" w:rsidP="00F12080">
            <w:pPr>
              <w:spacing w:before="60" w:after="60" w:line="240" w:lineRule="auto"/>
              <w:ind w:firstLine="0"/>
              <w:rPr>
                <w:rFonts w:ascii="Arial" w:hAnsi="Arial" w:cs="Arial"/>
                <w:b/>
                <w:sz w:val="18"/>
                <w:szCs w:val="18"/>
              </w:rPr>
            </w:pPr>
          </w:p>
        </w:tc>
      </w:tr>
      <w:tr w:rsidR="00F12080" w14:paraId="36F48D43" w14:textId="77777777" w:rsidTr="00D712F3">
        <w:trPr>
          <w:cantSplit/>
          <w:trHeight w:hRule="exact" w:val="350"/>
        </w:trPr>
        <w:tc>
          <w:tcPr>
            <w:tcW w:w="4111" w:type="dxa"/>
            <w:gridSpan w:val="2"/>
            <w:tcBorders>
              <w:top w:val="dashSmallGap" w:sz="4" w:space="0" w:color="auto"/>
              <w:bottom w:val="dashSmallGap" w:sz="4" w:space="0" w:color="auto"/>
            </w:tcBorders>
          </w:tcPr>
          <w:p w14:paraId="36440D79" w14:textId="77777777" w:rsidR="00F12080" w:rsidRDefault="00F12080" w:rsidP="00F12080">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3B7B4B86" w14:textId="77777777" w:rsidR="00F12080" w:rsidRPr="000B2DAF" w:rsidRDefault="00F12080" w:rsidP="00F12080">
            <w:pPr>
              <w:spacing w:before="60" w:after="60" w:line="240" w:lineRule="auto"/>
              <w:ind w:firstLine="0"/>
              <w:jc w:val="left"/>
              <w:rPr>
                <w:rFonts w:ascii="Arial" w:hAnsi="Arial" w:cs="Arial"/>
                <w:b/>
                <w:sz w:val="18"/>
                <w:szCs w:val="18"/>
                <w:lang w:val="sr-Latn-CS"/>
              </w:rPr>
            </w:pPr>
          </w:p>
        </w:tc>
      </w:tr>
      <w:tr w:rsidR="00F12080" w14:paraId="13BE5E63" w14:textId="77777777" w:rsidTr="00D712F3">
        <w:trPr>
          <w:cantSplit/>
          <w:trHeight w:hRule="exact" w:val="350"/>
        </w:trPr>
        <w:tc>
          <w:tcPr>
            <w:tcW w:w="4111" w:type="dxa"/>
            <w:gridSpan w:val="2"/>
            <w:tcBorders>
              <w:top w:val="dashSmallGap" w:sz="4" w:space="0" w:color="auto"/>
              <w:bottom w:val="dashSmallGap" w:sz="4" w:space="0" w:color="auto"/>
            </w:tcBorders>
          </w:tcPr>
          <w:p w14:paraId="613A08DC" w14:textId="77777777" w:rsidR="00F12080" w:rsidRDefault="00F12080" w:rsidP="00F12080">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3A0FF5F2" w14:textId="77777777" w:rsidR="00F12080" w:rsidRDefault="00F12080" w:rsidP="00F12080">
            <w:pPr>
              <w:spacing w:before="60" w:after="60" w:line="240" w:lineRule="auto"/>
              <w:ind w:firstLine="33"/>
              <w:jc w:val="left"/>
              <w:rPr>
                <w:rFonts w:ascii="Arial" w:hAnsi="Arial"/>
                <w:sz w:val="18"/>
              </w:rPr>
            </w:pPr>
          </w:p>
        </w:tc>
      </w:tr>
      <w:tr w:rsidR="00F12080" w14:paraId="2C8C960B" w14:textId="77777777" w:rsidTr="00D712F3">
        <w:trPr>
          <w:gridAfter w:val="1"/>
          <w:wAfter w:w="1701" w:type="dxa"/>
          <w:cantSplit/>
          <w:trHeight w:hRule="exact" w:val="350"/>
        </w:trPr>
        <w:tc>
          <w:tcPr>
            <w:tcW w:w="2694" w:type="dxa"/>
            <w:tcBorders>
              <w:top w:val="nil"/>
              <w:bottom w:val="nil"/>
              <w:right w:val="nil"/>
            </w:tcBorders>
            <w:vAlign w:val="center"/>
          </w:tcPr>
          <w:p w14:paraId="6ED29D5E" w14:textId="77777777" w:rsidR="00F12080" w:rsidRDefault="00F12080" w:rsidP="00F12080">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4416FC3" w14:textId="77777777" w:rsidR="00F12080" w:rsidRDefault="00F12080" w:rsidP="00F12080">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5630AD66" w14:textId="77777777" w:rsidR="00F12080" w:rsidRPr="00FF5308" w:rsidRDefault="00F12080" w:rsidP="00F12080">
            <w:pPr>
              <w:spacing w:before="60" w:after="60" w:line="240" w:lineRule="auto"/>
              <w:ind w:firstLine="33"/>
              <w:jc w:val="left"/>
              <w:rPr>
                <w:rFonts w:ascii="Arial" w:hAnsi="Arial"/>
                <w:sz w:val="18"/>
              </w:rPr>
            </w:pPr>
          </w:p>
        </w:tc>
      </w:tr>
      <w:tr w:rsidR="00F12080" w14:paraId="6A67D310" w14:textId="77777777" w:rsidTr="00D712F3">
        <w:trPr>
          <w:cantSplit/>
          <w:trHeight w:hRule="exact" w:val="350"/>
        </w:trPr>
        <w:tc>
          <w:tcPr>
            <w:tcW w:w="2694" w:type="dxa"/>
            <w:tcBorders>
              <w:top w:val="nil"/>
              <w:bottom w:val="nil"/>
              <w:right w:val="nil"/>
            </w:tcBorders>
            <w:vAlign w:val="center"/>
          </w:tcPr>
          <w:p w14:paraId="61829076" w14:textId="77777777" w:rsidR="00F12080" w:rsidRDefault="00F12080" w:rsidP="00F12080">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33AB4DAE" w14:textId="77777777" w:rsidR="00F12080" w:rsidRDefault="00F12080" w:rsidP="00F12080">
            <w:pPr>
              <w:spacing w:line="240" w:lineRule="auto"/>
              <w:ind w:firstLine="0"/>
              <w:jc w:val="left"/>
              <w:rPr>
                <w:rFonts w:ascii="Arial" w:hAnsi="Arial"/>
                <w:sz w:val="18"/>
              </w:rPr>
            </w:pPr>
            <w:commentRangeStart w:id="15"/>
            <w:r>
              <w:rPr>
                <w:rFonts w:ascii="Arial" w:hAnsi="Arial"/>
                <w:sz w:val="18"/>
                <w:lang w:val="sr-Cyrl-CS"/>
              </w:rPr>
              <w:t>Ч</w:t>
            </w:r>
            <w:r>
              <w:rPr>
                <w:rFonts w:ascii="Arial" w:hAnsi="Arial"/>
                <w:sz w:val="18"/>
              </w:rPr>
              <w:t>лан</w:t>
            </w:r>
            <w:commentRangeEnd w:id="15"/>
            <w:r w:rsidR="00C228DB">
              <w:rPr>
                <w:rStyle w:val="CommentReference"/>
                <w:lang w:eastAsia="ar-SA"/>
              </w:rPr>
              <w:commentReference w:id="15"/>
            </w:r>
            <w:r>
              <w:rPr>
                <w:rFonts w:ascii="Arial" w:hAnsi="Arial"/>
                <w:sz w:val="18"/>
              </w:rPr>
              <w:t>:</w:t>
            </w:r>
          </w:p>
        </w:tc>
        <w:tc>
          <w:tcPr>
            <w:tcW w:w="4253" w:type="dxa"/>
            <w:tcBorders>
              <w:top w:val="dashSmallGap" w:sz="4" w:space="0" w:color="auto"/>
              <w:bottom w:val="dashSmallGap" w:sz="4" w:space="0" w:color="auto"/>
              <w:right w:val="nil"/>
            </w:tcBorders>
          </w:tcPr>
          <w:p w14:paraId="2BA226A1" w14:textId="77777777" w:rsidR="00F12080" w:rsidRPr="00FF5308" w:rsidRDefault="00F12080" w:rsidP="00F12080">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29A7926E" w14:textId="77777777" w:rsidR="00F12080" w:rsidRDefault="00F12080" w:rsidP="00F12080">
            <w:pPr>
              <w:spacing w:before="60" w:after="60" w:line="240" w:lineRule="auto"/>
              <w:ind w:firstLine="0"/>
              <w:jc w:val="center"/>
              <w:rPr>
                <w:rFonts w:ascii="Arial" w:hAnsi="Arial"/>
                <w:sz w:val="18"/>
              </w:rPr>
            </w:pPr>
            <w:r>
              <w:rPr>
                <w:rFonts w:ascii="Arial" w:hAnsi="Arial"/>
                <w:sz w:val="18"/>
              </w:rPr>
              <w:t>Потпис ментора</w:t>
            </w:r>
          </w:p>
        </w:tc>
      </w:tr>
      <w:tr w:rsidR="00F12080" w14:paraId="5B61AF37" w14:textId="77777777" w:rsidTr="00D712F3">
        <w:trPr>
          <w:cantSplit/>
          <w:trHeight w:hRule="exact" w:val="350"/>
        </w:trPr>
        <w:tc>
          <w:tcPr>
            <w:tcW w:w="2694" w:type="dxa"/>
            <w:tcBorders>
              <w:top w:val="nil"/>
              <w:bottom w:val="single" w:sz="12" w:space="0" w:color="auto"/>
              <w:right w:val="nil"/>
            </w:tcBorders>
            <w:vAlign w:val="center"/>
          </w:tcPr>
          <w:p w14:paraId="17AD93B2" w14:textId="77777777" w:rsidR="00F12080" w:rsidRDefault="00F12080" w:rsidP="00F12080">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78CE7A15" w14:textId="77777777" w:rsidR="00F12080" w:rsidRDefault="00F12080" w:rsidP="00F12080">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0DE4B5B7" w14:textId="62C6BBA1" w:rsidR="00F12080" w:rsidRPr="003D1ABE" w:rsidRDefault="003D1ABE" w:rsidP="00F12080">
            <w:pPr>
              <w:spacing w:before="60" w:after="60" w:line="240" w:lineRule="auto"/>
              <w:ind w:firstLine="33"/>
              <w:jc w:val="left"/>
              <w:rPr>
                <w:rFonts w:ascii="Arial" w:hAnsi="Arial"/>
                <w:sz w:val="18"/>
                <w:lang w:val="sr-Cyrl-RS"/>
                <w:rPrChange w:id="16" w:author="Vladimir Dimitrieski" w:date="2024-02-02T19:52:00Z">
                  <w:rPr>
                    <w:rFonts w:ascii="Arial" w:hAnsi="Arial"/>
                    <w:sz w:val="18"/>
                  </w:rPr>
                </w:rPrChange>
              </w:rPr>
            </w:pPr>
            <w:ins w:id="17" w:author="Vladimir Dimitrieski" w:date="2024-02-02T19:52:00Z">
              <w:r>
                <w:rPr>
                  <w:rFonts w:ascii="Arial" w:hAnsi="Arial"/>
                  <w:sz w:val="18"/>
                  <w:lang w:val="sr-Cyrl-RS"/>
                </w:rPr>
                <w:t xml:space="preserve">др Владимир </w:t>
              </w:r>
              <w:proofErr w:type="spellStart"/>
              <w:r>
                <w:rPr>
                  <w:rFonts w:ascii="Arial" w:hAnsi="Arial"/>
                  <w:sz w:val="18"/>
                  <w:lang w:val="sr-Cyrl-RS"/>
                </w:rPr>
                <w:t>Димитриески</w:t>
              </w:r>
              <w:proofErr w:type="spellEnd"/>
              <w:r>
                <w:rPr>
                  <w:rFonts w:ascii="Arial" w:hAnsi="Arial"/>
                  <w:sz w:val="18"/>
                  <w:lang w:val="sr-Cyrl-RS"/>
                </w:rPr>
                <w:t xml:space="preserve">, </w:t>
              </w:r>
            </w:ins>
            <w:proofErr w:type="spellStart"/>
            <w:ins w:id="18" w:author="Vladimir Dimitrieski" w:date="2024-02-02T19:53:00Z">
              <w:r>
                <w:rPr>
                  <w:rFonts w:ascii="Arial" w:hAnsi="Arial"/>
                  <w:sz w:val="18"/>
                  <w:lang w:val="sr-Cyrl-RS"/>
                </w:rPr>
                <w:t>ванр</w:t>
              </w:r>
              <w:proofErr w:type="spellEnd"/>
              <w:r>
                <w:rPr>
                  <w:rFonts w:ascii="Arial" w:hAnsi="Arial"/>
                  <w:sz w:val="18"/>
                  <w:lang w:val="sr-Cyrl-RS"/>
                </w:rPr>
                <w:t>. проф.</w:t>
              </w:r>
            </w:ins>
          </w:p>
        </w:tc>
        <w:tc>
          <w:tcPr>
            <w:tcW w:w="1701" w:type="dxa"/>
            <w:tcBorders>
              <w:top w:val="single" w:sz="4" w:space="0" w:color="auto"/>
              <w:left w:val="single" w:sz="12" w:space="0" w:color="auto"/>
              <w:bottom w:val="single" w:sz="12" w:space="0" w:color="auto"/>
              <w:right w:val="single" w:sz="12" w:space="0" w:color="auto"/>
            </w:tcBorders>
          </w:tcPr>
          <w:p w14:paraId="66204FF1" w14:textId="77777777" w:rsidR="00F12080" w:rsidRDefault="00F12080" w:rsidP="00F12080">
            <w:pPr>
              <w:spacing w:before="60" w:after="60" w:line="240" w:lineRule="auto"/>
              <w:ind w:firstLine="0"/>
              <w:jc w:val="left"/>
              <w:rPr>
                <w:rFonts w:ascii="Arial" w:hAnsi="Arial"/>
                <w:sz w:val="18"/>
              </w:rPr>
            </w:pPr>
          </w:p>
        </w:tc>
      </w:tr>
    </w:tbl>
    <w:p w14:paraId="2DBF0D7D" w14:textId="77777777" w:rsidR="00AD67BD" w:rsidRDefault="00AD67BD" w:rsidP="00A07D1E">
      <w:pPr>
        <w:spacing w:line="240" w:lineRule="auto"/>
        <w:jc w:val="left"/>
        <w:rPr>
          <w:lang w:val="hr-HR"/>
        </w:rPr>
        <w:sectPr w:rsidR="00AD67BD" w:rsidSect="00F65BA9">
          <w:headerReference w:type="default" r:id="rId12"/>
          <w:pgSz w:w="11907" w:h="16840" w:code="9"/>
          <w:pgMar w:top="567" w:right="1417" w:bottom="567" w:left="1418" w:header="567" w:footer="567" w:gutter="0"/>
          <w:pgNumType w:fmt="upperRoman" w:start="1"/>
          <w:cols w:space="720"/>
        </w:sectPr>
      </w:pPr>
    </w:p>
    <w:p w14:paraId="6B62F1B3"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007DFC82" w14:textId="77777777" w:rsidTr="00D712F3">
        <w:trPr>
          <w:cantSplit/>
          <w:trHeight w:hRule="exact" w:val="350"/>
        </w:trPr>
        <w:tc>
          <w:tcPr>
            <w:tcW w:w="3970" w:type="dxa"/>
            <w:gridSpan w:val="2"/>
            <w:tcBorders>
              <w:top w:val="single" w:sz="12" w:space="0" w:color="auto"/>
              <w:bottom w:val="dashSmallGap" w:sz="4" w:space="0" w:color="auto"/>
            </w:tcBorders>
          </w:tcPr>
          <w:p w14:paraId="5093806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02F2C34E"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DAF4E39" w14:textId="77777777" w:rsidTr="00D712F3">
        <w:trPr>
          <w:cantSplit/>
          <w:trHeight w:hRule="exact" w:val="350"/>
        </w:trPr>
        <w:tc>
          <w:tcPr>
            <w:tcW w:w="3970" w:type="dxa"/>
            <w:gridSpan w:val="2"/>
            <w:tcBorders>
              <w:top w:val="dashSmallGap" w:sz="4" w:space="0" w:color="auto"/>
              <w:bottom w:val="dashSmallGap" w:sz="4" w:space="0" w:color="auto"/>
            </w:tcBorders>
          </w:tcPr>
          <w:p w14:paraId="27544E3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commentRangeStart w:id="19"/>
            <w:r>
              <w:rPr>
                <w:rFonts w:ascii="Arial" w:hAnsi="Arial"/>
                <w:b/>
                <w:sz w:val="18"/>
              </w:rPr>
              <w:t>INO</w:t>
            </w:r>
            <w:commentRangeEnd w:id="19"/>
            <w:r w:rsidR="003D1ABE">
              <w:rPr>
                <w:rStyle w:val="CommentReference"/>
                <w:lang w:eastAsia="ar-SA"/>
              </w:rPr>
              <w:commentReference w:id="19"/>
            </w:r>
            <w:r>
              <w:rPr>
                <w:rFonts w:ascii="Arial" w:hAnsi="Arial"/>
                <w:sz w:val="18"/>
              </w:rPr>
              <w:t>:</w:t>
            </w:r>
          </w:p>
        </w:tc>
        <w:tc>
          <w:tcPr>
            <w:tcW w:w="6095" w:type="dxa"/>
            <w:gridSpan w:val="2"/>
            <w:tcBorders>
              <w:top w:val="dashSmallGap" w:sz="4" w:space="0" w:color="auto"/>
              <w:bottom w:val="dashSmallGap" w:sz="4" w:space="0" w:color="auto"/>
            </w:tcBorders>
          </w:tcPr>
          <w:p w14:paraId="680A4E5D"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73CAA765" w14:textId="77777777" w:rsidTr="00D712F3">
        <w:trPr>
          <w:cantSplit/>
          <w:trHeight w:hRule="exact" w:val="350"/>
        </w:trPr>
        <w:tc>
          <w:tcPr>
            <w:tcW w:w="3970" w:type="dxa"/>
            <w:gridSpan w:val="2"/>
            <w:tcBorders>
              <w:top w:val="dashSmallGap" w:sz="4" w:space="0" w:color="auto"/>
              <w:bottom w:val="dashSmallGap" w:sz="4" w:space="0" w:color="auto"/>
            </w:tcBorders>
          </w:tcPr>
          <w:p w14:paraId="00830EE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65B2F125"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39310A37" w14:textId="77777777" w:rsidTr="00D712F3">
        <w:trPr>
          <w:cantSplit/>
          <w:trHeight w:hRule="exact" w:val="350"/>
        </w:trPr>
        <w:tc>
          <w:tcPr>
            <w:tcW w:w="3970" w:type="dxa"/>
            <w:gridSpan w:val="2"/>
            <w:tcBorders>
              <w:top w:val="dashSmallGap" w:sz="4" w:space="0" w:color="auto"/>
              <w:bottom w:val="dashSmallGap" w:sz="4" w:space="0" w:color="auto"/>
            </w:tcBorders>
          </w:tcPr>
          <w:p w14:paraId="18883DC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A293CD7"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421F1CF1" w14:textId="77777777" w:rsidTr="00D712F3">
        <w:trPr>
          <w:cantSplit/>
          <w:trHeight w:hRule="exact" w:val="350"/>
        </w:trPr>
        <w:tc>
          <w:tcPr>
            <w:tcW w:w="3970" w:type="dxa"/>
            <w:gridSpan w:val="2"/>
            <w:tcBorders>
              <w:top w:val="dashSmallGap" w:sz="4" w:space="0" w:color="auto"/>
              <w:bottom w:val="dashSmallGap" w:sz="4" w:space="0" w:color="auto"/>
            </w:tcBorders>
          </w:tcPr>
          <w:p w14:paraId="66A426F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0DA40923"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7912A9F3" w14:textId="77777777" w:rsidTr="00D712F3">
        <w:trPr>
          <w:cantSplit/>
          <w:trHeight w:hRule="exact" w:val="350"/>
        </w:trPr>
        <w:tc>
          <w:tcPr>
            <w:tcW w:w="3970" w:type="dxa"/>
            <w:gridSpan w:val="2"/>
            <w:tcBorders>
              <w:top w:val="dashSmallGap" w:sz="4" w:space="0" w:color="auto"/>
              <w:bottom w:val="dashSmallGap" w:sz="4" w:space="0" w:color="auto"/>
            </w:tcBorders>
          </w:tcPr>
          <w:p w14:paraId="0FB68E5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19219836" w14:textId="1EC079D8" w:rsidR="00D50B10" w:rsidRPr="00F12080" w:rsidRDefault="00F12080" w:rsidP="00517A6A">
            <w:pPr>
              <w:spacing w:before="60" w:after="60" w:line="240" w:lineRule="auto"/>
              <w:ind w:firstLine="0"/>
              <w:jc w:val="left"/>
              <w:rPr>
                <w:rFonts w:ascii="Arial" w:hAnsi="Arial" w:cs="Arial"/>
                <w:b/>
                <w:sz w:val="18"/>
                <w:szCs w:val="18"/>
                <w:lang w:val="sr-Latn-BA"/>
              </w:rPr>
            </w:pPr>
            <w:r>
              <w:rPr>
                <w:rFonts w:ascii="Arial" w:hAnsi="Arial" w:cs="Arial"/>
                <w:b/>
                <w:sz w:val="18"/>
                <w:szCs w:val="18"/>
              </w:rPr>
              <w:t>Tamara Anti</w:t>
            </w:r>
            <w:r>
              <w:rPr>
                <w:rFonts w:ascii="Arial" w:hAnsi="Arial" w:cs="Arial"/>
                <w:b/>
                <w:sz w:val="18"/>
                <w:szCs w:val="18"/>
                <w:lang w:val="sr-Latn-BA"/>
              </w:rPr>
              <w:t>ć</w:t>
            </w:r>
          </w:p>
        </w:tc>
      </w:tr>
      <w:tr w:rsidR="00D50B10" w14:paraId="0D05BF85" w14:textId="77777777" w:rsidTr="00D712F3">
        <w:trPr>
          <w:cantSplit/>
          <w:trHeight w:hRule="exact" w:val="350"/>
        </w:trPr>
        <w:tc>
          <w:tcPr>
            <w:tcW w:w="3970" w:type="dxa"/>
            <w:gridSpan w:val="2"/>
            <w:tcBorders>
              <w:top w:val="dashSmallGap" w:sz="4" w:space="0" w:color="auto"/>
              <w:bottom w:val="dashSmallGap" w:sz="4" w:space="0" w:color="auto"/>
            </w:tcBorders>
          </w:tcPr>
          <w:p w14:paraId="6C0A6E9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095" w:type="dxa"/>
            <w:gridSpan w:val="2"/>
            <w:tcBorders>
              <w:top w:val="dashSmallGap" w:sz="4" w:space="0" w:color="auto"/>
              <w:bottom w:val="dashSmallGap" w:sz="4" w:space="0" w:color="auto"/>
            </w:tcBorders>
          </w:tcPr>
          <w:p w14:paraId="296FEF7D" w14:textId="3AA105A7" w:rsidR="00D50B10" w:rsidRPr="00FF5308" w:rsidRDefault="00F12080" w:rsidP="00517A6A">
            <w:pPr>
              <w:spacing w:before="60" w:after="60" w:line="240" w:lineRule="auto"/>
              <w:ind w:firstLine="0"/>
              <w:jc w:val="left"/>
              <w:rPr>
                <w:rFonts w:ascii="Arial" w:hAnsi="Arial" w:cs="Arial"/>
                <w:b/>
                <w:sz w:val="18"/>
                <w:szCs w:val="18"/>
                <w:lang w:val="sr-Latn-CS"/>
              </w:rPr>
            </w:pPr>
            <w:r w:rsidRPr="00263C4E">
              <w:rPr>
                <w:rFonts w:ascii="Arial" w:hAnsi="Arial" w:cs="Arial"/>
                <w:bCs/>
                <w:sz w:val="18"/>
                <w:szCs w:val="18"/>
                <w:lang w:val="sr-Latn-CS"/>
              </w:rPr>
              <w:t>Vladimir Dimitrieski,</w:t>
            </w:r>
            <w:r>
              <w:rPr>
                <w:rFonts w:ascii="Arial" w:hAnsi="Arial" w:cs="Arial"/>
                <w:bCs/>
                <w:sz w:val="18"/>
                <w:szCs w:val="18"/>
                <w:lang w:val="sr-Cyrl-BA"/>
              </w:rPr>
              <w:t xml:space="preserve"> </w:t>
            </w:r>
            <w:r>
              <w:rPr>
                <w:rFonts w:ascii="Arial" w:hAnsi="Arial" w:cs="Arial"/>
                <w:bCs/>
                <w:sz w:val="18"/>
                <w:szCs w:val="18"/>
              </w:rPr>
              <w:t>PhD,</w:t>
            </w:r>
            <w:r w:rsidRPr="00263C4E">
              <w:rPr>
                <w:rFonts w:ascii="Arial" w:hAnsi="Arial" w:cs="Arial"/>
                <w:bCs/>
                <w:sz w:val="18"/>
                <w:szCs w:val="18"/>
                <w:lang w:val="sr-Latn-CS"/>
              </w:rPr>
              <w:t xml:space="preserve"> </w:t>
            </w:r>
            <w:r>
              <w:rPr>
                <w:rFonts w:ascii="Arial" w:hAnsi="Arial" w:cs="Arial"/>
                <w:bCs/>
                <w:sz w:val="18"/>
                <w:szCs w:val="18"/>
                <w:lang w:val="sr-Latn-CS"/>
              </w:rPr>
              <w:t>A</w:t>
            </w:r>
            <w:r w:rsidRPr="00263C4E">
              <w:rPr>
                <w:rFonts w:ascii="Arial" w:hAnsi="Arial" w:cs="Arial"/>
                <w:bCs/>
                <w:sz w:val="18"/>
                <w:szCs w:val="18"/>
                <w:lang w:val="sr-Latn-CS"/>
              </w:rPr>
              <w:t xml:space="preserve">ssociate </w:t>
            </w:r>
            <w:r>
              <w:rPr>
                <w:rFonts w:ascii="Arial" w:hAnsi="Arial" w:cs="Arial"/>
                <w:bCs/>
                <w:sz w:val="18"/>
                <w:szCs w:val="18"/>
                <w:lang w:val="sr-Latn-CS"/>
              </w:rPr>
              <w:t>P</w:t>
            </w:r>
            <w:r w:rsidRPr="00263C4E">
              <w:rPr>
                <w:rFonts w:ascii="Arial" w:hAnsi="Arial" w:cs="Arial"/>
                <w:bCs/>
                <w:sz w:val="18"/>
                <w:szCs w:val="18"/>
                <w:lang w:val="sr-Latn-CS"/>
              </w:rPr>
              <w:t>rofessor</w:t>
            </w:r>
          </w:p>
        </w:tc>
      </w:tr>
      <w:tr w:rsidR="00D50B10" w:rsidRPr="00D50B10" w14:paraId="765DA469" w14:textId="77777777" w:rsidTr="00D712F3">
        <w:trPr>
          <w:cantSplit/>
          <w:trHeight w:hRule="exact" w:val="800"/>
        </w:trPr>
        <w:tc>
          <w:tcPr>
            <w:tcW w:w="3970" w:type="dxa"/>
            <w:gridSpan w:val="2"/>
            <w:tcBorders>
              <w:top w:val="dashSmallGap" w:sz="4" w:space="0" w:color="auto"/>
              <w:bottom w:val="dashSmallGap" w:sz="4" w:space="0" w:color="auto"/>
            </w:tcBorders>
          </w:tcPr>
          <w:p w14:paraId="2113743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7194DBDC"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3AF81EDD" w14:textId="77777777" w:rsidTr="00D712F3">
        <w:trPr>
          <w:cantSplit/>
          <w:trHeight w:hRule="exact" w:val="350"/>
        </w:trPr>
        <w:tc>
          <w:tcPr>
            <w:tcW w:w="3970" w:type="dxa"/>
            <w:gridSpan w:val="2"/>
            <w:tcBorders>
              <w:top w:val="dashSmallGap" w:sz="4" w:space="0" w:color="auto"/>
              <w:bottom w:val="dashSmallGap" w:sz="4" w:space="0" w:color="auto"/>
            </w:tcBorders>
          </w:tcPr>
          <w:p w14:paraId="3724E0A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275FF4A3"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7C0B02A1" w14:textId="77777777" w:rsidTr="00D712F3">
        <w:trPr>
          <w:cantSplit/>
          <w:trHeight w:hRule="exact" w:val="350"/>
        </w:trPr>
        <w:tc>
          <w:tcPr>
            <w:tcW w:w="3970" w:type="dxa"/>
            <w:gridSpan w:val="2"/>
            <w:tcBorders>
              <w:top w:val="dashSmallGap" w:sz="4" w:space="0" w:color="auto"/>
              <w:bottom w:val="dashSmallGap" w:sz="4" w:space="0" w:color="auto"/>
            </w:tcBorders>
          </w:tcPr>
          <w:p w14:paraId="0E60706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25AA5425"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627B2565" w14:textId="77777777" w:rsidTr="00D712F3">
        <w:trPr>
          <w:cantSplit/>
          <w:trHeight w:hRule="exact" w:val="350"/>
        </w:trPr>
        <w:tc>
          <w:tcPr>
            <w:tcW w:w="3970" w:type="dxa"/>
            <w:gridSpan w:val="2"/>
            <w:tcBorders>
              <w:top w:val="dashSmallGap" w:sz="4" w:space="0" w:color="auto"/>
              <w:bottom w:val="dashSmallGap" w:sz="4" w:space="0" w:color="auto"/>
            </w:tcBorders>
          </w:tcPr>
          <w:p w14:paraId="01952DC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6A0794DD"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52442391" w14:textId="77777777" w:rsidTr="00D712F3">
        <w:trPr>
          <w:cantSplit/>
          <w:trHeight w:hRule="exact" w:val="350"/>
        </w:trPr>
        <w:tc>
          <w:tcPr>
            <w:tcW w:w="3970" w:type="dxa"/>
            <w:gridSpan w:val="2"/>
            <w:tcBorders>
              <w:top w:val="dashSmallGap" w:sz="4" w:space="0" w:color="auto"/>
              <w:bottom w:val="dashSmallGap" w:sz="4" w:space="0" w:color="auto"/>
            </w:tcBorders>
          </w:tcPr>
          <w:p w14:paraId="7646781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6A0B4A1D"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24D06962" w14:textId="77777777" w:rsidTr="00D712F3">
        <w:trPr>
          <w:cantSplit/>
          <w:trHeight w:hRule="exact" w:val="350"/>
        </w:trPr>
        <w:tc>
          <w:tcPr>
            <w:tcW w:w="3970" w:type="dxa"/>
            <w:gridSpan w:val="2"/>
            <w:tcBorders>
              <w:top w:val="dashSmallGap" w:sz="4" w:space="0" w:color="auto"/>
              <w:bottom w:val="dashSmallGap" w:sz="4" w:space="0" w:color="auto"/>
            </w:tcBorders>
          </w:tcPr>
          <w:p w14:paraId="51FFB97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769D0D3C" w14:textId="590F25AA" w:rsidR="00D50B10" w:rsidRPr="00FF5308" w:rsidRDefault="00F12080" w:rsidP="00517A6A">
            <w:pPr>
              <w:spacing w:before="60" w:after="60" w:line="240" w:lineRule="auto"/>
              <w:ind w:firstLine="0"/>
              <w:jc w:val="left"/>
              <w:rPr>
                <w:rFonts w:ascii="Arial" w:hAnsi="Arial" w:cs="Arial"/>
                <w:sz w:val="18"/>
                <w:szCs w:val="18"/>
              </w:rPr>
            </w:pPr>
            <w:r>
              <w:rPr>
                <w:rFonts w:ascii="Arial" w:hAnsi="Arial" w:cs="Arial"/>
                <w:sz w:val="18"/>
                <w:szCs w:val="18"/>
              </w:rPr>
              <w:t>2024</w:t>
            </w:r>
          </w:p>
        </w:tc>
      </w:tr>
      <w:tr w:rsidR="00D50B10" w14:paraId="29805E7C" w14:textId="77777777" w:rsidTr="00D712F3">
        <w:trPr>
          <w:cantSplit/>
          <w:trHeight w:hRule="exact" w:val="350"/>
        </w:trPr>
        <w:tc>
          <w:tcPr>
            <w:tcW w:w="3970" w:type="dxa"/>
            <w:gridSpan w:val="2"/>
            <w:tcBorders>
              <w:top w:val="dashSmallGap" w:sz="4" w:space="0" w:color="auto"/>
              <w:bottom w:val="dashSmallGap" w:sz="4" w:space="0" w:color="auto"/>
            </w:tcBorders>
          </w:tcPr>
          <w:p w14:paraId="428E85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2AC6508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0CCD0FEE" w14:textId="77777777" w:rsidTr="00D712F3">
        <w:trPr>
          <w:cantSplit/>
          <w:trHeight w:hRule="exact" w:val="350"/>
        </w:trPr>
        <w:tc>
          <w:tcPr>
            <w:tcW w:w="3970" w:type="dxa"/>
            <w:gridSpan w:val="2"/>
            <w:tcBorders>
              <w:top w:val="dashSmallGap" w:sz="4" w:space="0" w:color="auto"/>
              <w:bottom w:val="dashSmallGap" w:sz="4" w:space="0" w:color="auto"/>
            </w:tcBorders>
          </w:tcPr>
          <w:p w14:paraId="0917B8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3F5B744A"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 xml:space="preserve">Novi Sad, </w:t>
            </w:r>
            <w:proofErr w:type="spellStart"/>
            <w:r w:rsidRPr="00FF5308">
              <w:rPr>
                <w:rFonts w:ascii="Arial" w:hAnsi="Arial" w:cs="Arial"/>
                <w:sz w:val="18"/>
                <w:szCs w:val="18"/>
                <w:lang w:val="pt-BR"/>
              </w:rPr>
              <w:t>Dositeja</w:t>
            </w:r>
            <w:proofErr w:type="spellEnd"/>
            <w:r w:rsidRPr="00FF5308">
              <w:rPr>
                <w:rFonts w:ascii="Arial" w:hAnsi="Arial" w:cs="Arial"/>
                <w:sz w:val="18"/>
                <w:szCs w:val="18"/>
                <w:lang w:val="pt-BR"/>
              </w:rPr>
              <w:t xml:space="preserve"> </w:t>
            </w:r>
            <w:proofErr w:type="spellStart"/>
            <w:r w:rsidRPr="00FF5308">
              <w:rPr>
                <w:rFonts w:ascii="Arial" w:hAnsi="Arial" w:cs="Arial"/>
                <w:sz w:val="18"/>
                <w:szCs w:val="18"/>
                <w:lang w:val="pt-BR"/>
              </w:rPr>
              <w:t>Obradovica</w:t>
            </w:r>
            <w:proofErr w:type="spellEnd"/>
            <w:r w:rsidRPr="00FF5308">
              <w:rPr>
                <w:rFonts w:ascii="Arial" w:hAnsi="Arial" w:cs="Arial"/>
                <w:sz w:val="18"/>
                <w:szCs w:val="18"/>
                <w:lang w:val="pt-BR"/>
              </w:rPr>
              <w:t xml:space="preserve"> </w:t>
            </w:r>
            <w:proofErr w:type="spellStart"/>
            <w:r w:rsidRPr="00FF5308">
              <w:rPr>
                <w:rFonts w:ascii="Arial" w:hAnsi="Arial" w:cs="Arial"/>
                <w:sz w:val="18"/>
                <w:szCs w:val="18"/>
                <w:lang w:val="pt-BR"/>
              </w:rPr>
              <w:t>sq</w:t>
            </w:r>
            <w:proofErr w:type="spellEnd"/>
            <w:r w:rsidRPr="00FF5308">
              <w:rPr>
                <w:rFonts w:ascii="Arial" w:hAnsi="Arial" w:cs="Arial"/>
                <w:sz w:val="18"/>
                <w:szCs w:val="18"/>
                <w:lang w:val="pt-BR"/>
              </w:rPr>
              <w:t>. 6</w:t>
            </w:r>
          </w:p>
        </w:tc>
      </w:tr>
      <w:tr w:rsidR="00D50B10" w14:paraId="6E35B85D" w14:textId="77777777" w:rsidTr="00D712F3">
        <w:trPr>
          <w:cantSplit/>
          <w:trHeight w:hRule="exact" w:val="450"/>
        </w:trPr>
        <w:tc>
          <w:tcPr>
            <w:tcW w:w="3970" w:type="dxa"/>
            <w:gridSpan w:val="2"/>
            <w:tcBorders>
              <w:top w:val="dashSmallGap" w:sz="4" w:space="0" w:color="auto"/>
              <w:bottom w:val="dashSmallGap" w:sz="4" w:space="0" w:color="auto"/>
            </w:tcBorders>
          </w:tcPr>
          <w:p w14:paraId="3DD5D668"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54CD245A"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8A779F8" w14:textId="77777777" w:rsidTr="00D712F3">
        <w:trPr>
          <w:cantSplit/>
          <w:trHeight w:hRule="exact" w:val="350"/>
        </w:trPr>
        <w:tc>
          <w:tcPr>
            <w:tcW w:w="3970" w:type="dxa"/>
            <w:gridSpan w:val="2"/>
            <w:tcBorders>
              <w:top w:val="dashSmallGap" w:sz="4" w:space="0" w:color="auto"/>
              <w:bottom w:val="dashSmallGap" w:sz="4" w:space="0" w:color="auto"/>
            </w:tcBorders>
          </w:tcPr>
          <w:p w14:paraId="1CED9F9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04E56865"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473D885E" w14:textId="77777777" w:rsidTr="00D712F3">
        <w:trPr>
          <w:cantSplit/>
          <w:trHeight w:hRule="exact" w:val="350"/>
        </w:trPr>
        <w:tc>
          <w:tcPr>
            <w:tcW w:w="3970" w:type="dxa"/>
            <w:gridSpan w:val="2"/>
            <w:tcBorders>
              <w:top w:val="dashSmallGap" w:sz="4" w:space="0" w:color="auto"/>
              <w:bottom w:val="dashSmallGap" w:sz="4" w:space="0" w:color="auto"/>
            </w:tcBorders>
          </w:tcPr>
          <w:p w14:paraId="4CEDE62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6B6BFC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77ACAEEB" w14:textId="77777777" w:rsidTr="00D712F3">
        <w:trPr>
          <w:cantSplit/>
          <w:trHeight w:hRule="exact" w:val="500"/>
        </w:trPr>
        <w:tc>
          <w:tcPr>
            <w:tcW w:w="3970" w:type="dxa"/>
            <w:gridSpan w:val="2"/>
            <w:tcBorders>
              <w:top w:val="dashSmallGap" w:sz="4" w:space="0" w:color="auto"/>
              <w:bottom w:val="dashSmallGap" w:sz="4" w:space="0" w:color="auto"/>
            </w:tcBorders>
          </w:tcPr>
          <w:p w14:paraId="70A3BAB9"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1231BE67" w14:textId="2A93E176" w:rsidR="00D50B10" w:rsidRPr="00FF5308" w:rsidRDefault="00F12080" w:rsidP="00517A6A">
            <w:pPr>
              <w:spacing w:before="60" w:after="60" w:line="240" w:lineRule="auto"/>
              <w:ind w:firstLine="0"/>
              <w:jc w:val="left"/>
              <w:rPr>
                <w:rFonts w:ascii="Arial" w:hAnsi="Arial" w:cs="Arial"/>
                <w:sz w:val="18"/>
                <w:szCs w:val="18"/>
                <w:lang w:val="pl-PL"/>
              </w:rPr>
            </w:pPr>
            <w:proofErr w:type="spellStart"/>
            <w:r w:rsidRPr="00E402C0">
              <w:rPr>
                <w:rFonts w:ascii="Arial" w:hAnsi="Arial" w:cs="Arial"/>
                <w:sz w:val="18"/>
                <w:szCs w:val="18"/>
                <w:lang w:val="hr-HR"/>
              </w:rPr>
              <w:t>Databases</w:t>
            </w:r>
            <w:proofErr w:type="spellEnd"/>
            <w:r w:rsidRPr="00E402C0">
              <w:rPr>
                <w:rFonts w:ascii="Arial" w:hAnsi="Arial" w:cs="Arial"/>
                <w:sz w:val="18"/>
                <w:szCs w:val="18"/>
                <w:lang w:val="hr-HR"/>
              </w:rPr>
              <w:t xml:space="preserve"> </w:t>
            </w:r>
            <w:proofErr w:type="spellStart"/>
            <w:r w:rsidRPr="00E402C0">
              <w:rPr>
                <w:rFonts w:ascii="Arial" w:hAnsi="Arial" w:cs="Arial"/>
                <w:sz w:val="18"/>
                <w:szCs w:val="18"/>
                <w:lang w:val="hr-HR"/>
              </w:rPr>
              <w:t>and</w:t>
            </w:r>
            <w:proofErr w:type="spellEnd"/>
            <w:r w:rsidRPr="00E402C0">
              <w:rPr>
                <w:rFonts w:ascii="Arial" w:hAnsi="Arial" w:cs="Arial"/>
                <w:sz w:val="18"/>
                <w:szCs w:val="18"/>
                <w:lang w:val="hr-HR"/>
              </w:rPr>
              <w:t xml:space="preserve"> </w:t>
            </w:r>
            <w:proofErr w:type="spellStart"/>
            <w:r w:rsidRPr="00E402C0">
              <w:rPr>
                <w:rFonts w:ascii="Arial" w:hAnsi="Arial" w:cs="Arial"/>
                <w:sz w:val="18"/>
                <w:szCs w:val="18"/>
                <w:lang w:val="hr-HR"/>
              </w:rPr>
              <w:t>information</w:t>
            </w:r>
            <w:proofErr w:type="spellEnd"/>
            <w:r w:rsidRPr="00E402C0">
              <w:rPr>
                <w:rFonts w:ascii="Arial" w:hAnsi="Arial" w:cs="Arial"/>
                <w:sz w:val="18"/>
                <w:szCs w:val="18"/>
                <w:lang w:val="hr-HR"/>
              </w:rPr>
              <w:t xml:space="preserve"> </w:t>
            </w:r>
            <w:proofErr w:type="spellStart"/>
            <w:r w:rsidRPr="00E402C0">
              <w:rPr>
                <w:rFonts w:ascii="Arial" w:hAnsi="Arial" w:cs="Arial"/>
                <w:sz w:val="18"/>
                <w:szCs w:val="18"/>
                <w:lang w:val="hr-HR"/>
              </w:rPr>
              <w:t>systems</w:t>
            </w:r>
            <w:proofErr w:type="spellEnd"/>
          </w:p>
        </w:tc>
      </w:tr>
      <w:tr w:rsidR="00D50B10" w14:paraId="3E85D6E5" w14:textId="77777777" w:rsidTr="00D712F3">
        <w:trPr>
          <w:cantSplit/>
          <w:trHeight w:hRule="exact" w:val="350"/>
        </w:trPr>
        <w:tc>
          <w:tcPr>
            <w:tcW w:w="3970" w:type="dxa"/>
            <w:gridSpan w:val="2"/>
            <w:tcBorders>
              <w:top w:val="dashSmallGap" w:sz="4" w:space="0" w:color="auto"/>
              <w:bottom w:val="dashSmallGap" w:sz="4" w:space="0" w:color="auto"/>
            </w:tcBorders>
          </w:tcPr>
          <w:p w14:paraId="327DF043"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36FEB5B0"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4010FE92" w14:textId="77777777" w:rsidTr="00D712F3">
        <w:trPr>
          <w:cantSplit/>
          <w:trHeight w:hRule="exact" w:val="500"/>
        </w:trPr>
        <w:tc>
          <w:tcPr>
            <w:tcW w:w="3970" w:type="dxa"/>
            <w:gridSpan w:val="2"/>
            <w:tcBorders>
              <w:top w:val="dashSmallGap" w:sz="4" w:space="0" w:color="auto"/>
              <w:bottom w:val="dashSmallGap" w:sz="4" w:space="0" w:color="auto"/>
            </w:tcBorders>
          </w:tcPr>
          <w:p w14:paraId="76D530C7"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3E12145C"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448BF223" w14:textId="77777777" w:rsidTr="00D712F3">
        <w:trPr>
          <w:cantSplit/>
          <w:trHeight w:hRule="exact" w:val="500"/>
        </w:trPr>
        <w:tc>
          <w:tcPr>
            <w:tcW w:w="3970" w:type="dxa"/>
            <w:gridSpan w:val="2"/>
            <w:tcBorders>
              <w:top w:val="dashSmallGap" w:sz="4" w:space="0" w:color="auto"/>
              <w:bottom w:val="dashSmallGap" w:sz="4" w:space="0" w:color="auto"/>
            </w:tcBorders>
          </w:tcPr>
          <w:p w14:paraId="4D640FD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30D7AA69"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6509946D" w14:textId="77777777" w:rsidTr="00D712F3">
        <w:trPr>
          <w:cantSplit/>
          <w:trHeight w:hRule="exact" w:val="2700"/>
        </w:trPr>
        <w:tc>
          <w:tcPr>
            <w:tcW w:w="3970" w:type="dxa"/>
            <w:gridSpan w:val="2"/>
            <w:tcBorders>
              <w:top w:val="dashSmallGap" w:sz="4" w:space="0" w:color="auto"/>
              <w:bottom w:val="dashSmallGap" w:sz="4" w:space="0" w:color="auto"/>
            </w:tcBorders>
          </w:tcPr>
          <w:p w14:paraId="584117B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196D064"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5F9A4DA" w14:textId="77777777" w:rsidTr="00D712F3">
        <w:trPr>
          <w:cantSplit/>
          <w:trHeight w:hRule="exact" w:val="350"/>
        </w:trPr>
        <w:tc>
          <w:tcPr>
            <w:tcW w:w="3970" w:type="dxa"/>
            <w:gridSpan w:val="2"/>
            <w:tcBorders>
              <w:top w:val="dashSmallGap" w:sz="4" w:space="0" w:color="auto"/>
              <w:bottom w:val="dashSmallGap" w:sz="4" w:space="0" w:color="auto"/>
            </w:tcBorders>
          </w:tcPr>
          <w:p w14:paraId="07A3DA87"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34FF1C98"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713794B7" w14:textId="77777777" w:rsidTr="00D712F3">
        <w:trPr>
          <w:cantSplit/>
          <w:trHeight w:hRule="exact" w:val="350"/>
        </w:trPr>
        <w:tc>
          <w:tcPr>
            <w:tcW w:w="3970" w:type="dxa"/>
            <w:gridSpan w:val="2"/>
            <w:tcBorders>
              <w:top w:val="dashSmallGap" w:sz="4" w:space="0" w:color="auto"/>
              <w:bottom w:val="dashSmallGap" w:sz="4" w:space="0" w:color="auto"/>
            </w:tcBorders>
          </w:tcPr>
          <w:p w14:paraId="6096781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6D072C0D"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5810983A" w14:textId="77777777" w:rsidTr="00D712F3">
        <w:trPr>
          <w:gridAfter w:val="1"/>
          <w:wAfter w:w="1842" w:type="dxa"/>
          <w:cantSplit/>
          <w:trHeight w:hRule="exact" w:val="350"/>
        </w:trPr>
        <w:tc>
          <w:tcPr>
            <w:tcW w:w="2411" w:type="dxa"/>
            <w:tcBorders>
              <w:top w:val="nil"/>
              <w:bottom w:val="nil"/>
              <w:right w:val="nil"/>
            </w:tcBorders>
            <w:vAlign w:val="center"/>
          </w:tcPr>
          <w:p w14:paraId="7F9F49E1"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202B0DF0"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48A21919" w14:textId="77777777" w:rsidR="00D50B10" w:rsidRPr="00FF5308" w:rsidRDefault="00D50B10" w:rsidP="00517A6A">
            <w:pPr>
              <w:spacing w:before="60" w:after="60" w:line="240" w:lineRule="auto"/>
              <w:ind w:firstLine="33"/>
              <w:jc w:val="left"/>
              <w:rPr>
                <w:rFonts w:ascii="Arial" w:hAnsi="Arial"/>
                <w:sz w:val="18"/>
              </w:rPr>
            </w:pPr>
          </w:p>
        </w:tc>
      </w:tr>
      <w:tr w:rsidR="00D50B10" w14:paraId="3AA74327" w14:textId="77777777" w:rsidTr="00D712F3">
        <w:trPr>
          <w:cantSplit/>
          <w:trHeight w:hRule="exact" w:val="350"/>
        </w:trPr>
        <w:tc>
          <w:tcPr>
            <w:tcW w:w="2411" w:type="dxa"/>
            <w:tcBorders>
              <w:top w:val="nil"/>
              <w:bottom w:val="nil"/>
              <w:right w:val="nil"/>
            </w:tcBorders>
            <w:vAlign w:val="center"/>
          </w:tcPr>
          <w:p w14:paraId="6BD18F9B"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10503534"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238601F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64588C1F"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794DCC41" w14:textId="77777777" w:rsidTr="00D712F3">
        <w:trPr>
          <w:cantSplit/>
          <w:trHeight w:hRule="exact" w:val="350"/>
        </w:trPr>
        <w:tc>
          <w:tcPr>
            <w:tcW w:w="2411" w:type="dxa"/>
            <w:tcBorders>
              <w:top w:val="nil"/>
              <w:bottom w:val="single" w:sz="12" w:space="0" w:color="auto"/>
              <w:right w:val="nil"/>
            </w:tcBorders>
            <w:vAlign w:val="center"/>
          </w:tcPr>
          <w:p w14:paraId="0F3CABC7"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1E094904"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14:paraId="5B08B5D1"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16DEB4AB" w14:textId="77777777" w:rsidR="00D50B10" w:rsidRPr="00FF5308" w:rsidRDefault="00D50B10" w:rsidP="00A07D1E">
            <w:pPr>
              <w:spacing w:before="60" w:after="60" w:line="240" w:lineRule="auto"/>
              <w:ind w:firstLine="0"/>
              <w:jc w:val="left"/>
              <w:rPr>
                <w:rFonts w:ascii="Arial" w:hAnsi="Arial"/>
                <w:sz w:val="18"/>
              </w:rPr>
            </w:pPr>
          </w:p>
        </w:tc>
      </w:tr>
    </w:tbl>
    <w:p w14:paraId="0AD9C6F4" w14:textId="77777777" w:rsidR="009857F6" w:rsidRDefault="009857F6" w:rsidP="00A07D1E">
      <w:pPr>
        <w:spacing w:line="240" w:lineRule="auto"/>
        <w:jc w:val="left"/>
        <w:rPr>
          <w:lang w:val="hr-HR"/>
        </w:rPr>
      </w:pPr>
    </w:p>
    <w:p w14:paraId="4B1F511A" w14:textId="77777777" w:rsidR="009857F6" w:rsidRDefault="009857F6">
      <w:pPr>
        <w:jc w:val="left"/>
        <w:rPr>
          <w:lang w:val="hr-HR"/>
        </w:rPr>
        <w:sectPr w:rsidR="009857F6" w:rsidSect="00F65BA9">
          <w:headerReference w:type="default" r:id="rId13"/>
          <w:pgSz w:w="11907" w:h="16840" w:code="9"/>
          <w:pgMar w:top="567" w:right="1417" w:bottom="567" w:left="1418" w:header="567" w:footer="567" w:gutter="0"/>
          <w:pgNumType w:fmt="upperRoman" w:start="1"/>
          <w:cols w:space="720"/>
        </w:sectPr>
      </w:pPr>
    </w:p>
    <w:p w14:paraId="4DEC8072" w14:textId="77777777" w:rsidR="00AD67BD" w:rsidRPr="00170C67" w:rsidRDefault="00170C67" w:rsidP="00170C67">
      <w:pPr>
        <w:spacing w:before="2000"/>
        <w:ind w:firstLine="0"/>
        <w:jc w:val="left"/>
        <w:rPr>
          <w:rFonts w:ascii="Tahoma" w:hAnsi="Tahoma" w:cs="Tahoma"/>
          <w:b/>
          <w:bCs/>
          <w:smallCaps/>
          <w:sz w:val="32"/>
          <w:lang w:val="sr-Cyrl-RS"/>
        </w:rPr>
      </w:pPr>
      <w:commentRangeStart w:id="20"/>
      <w:commentRangeStart w:id="21"/>
      <w:r>
        <w:rPr>
          <w:rFonts w:ascii="Tahoma" w:hAnsi="Tahoma" w:cs="Tahoma"/>
          <w:b/>
          <w:bCs/>
          <w:smallCaps/>
          <w:sz w:val="32"/>
          <w:lang w:val="sr-Cyrl-RS"/>
        </w:rPr>
        <w:lastRenderedPageBreak/>
        <w:t>Садржај</w:t>
      </w:r>
      <w:commentRangeEnd w:id="20"/>
      <w:r w:rsidR="00C228DB">
        <w:rPr>
          <w:rStyle w:val="CommentReference"/>
          <w:lang w:eastAsia="ar-SA"/>
        </w:rPr>
        <w:commentReference w:id="20"/>
      </w:r>
      <w:commentRangeEnd w:id="21"/>
      <w:r w:rsidR="002911B4">
        <w:rPr>
          <w:rStyle w:val="CommentReference"/>
          <w:lang w:eastAsia="ar-SA"/>
        </w:rPr>
        <w:commentReference w:id="21"/>
      </w:r>
    </w:p>
    <w:p w14:paraId="1A965116" w14:textId="77777777" w:rsidR="00AD67BD" w:rsidRDefault="00AD67BD" w:rsidP="00AD67BD">
      <w:pPr>
        <w:rPr>
          <w:lang w:val="sl-SI"/>
        </w:rPr>
      </w:pPr>
    </w:p>
    <w:sdt>
      <w:sdtPr>
        <w:rPr>
          <w:rFonts w:ascii="Times New Roman" w:eastAsia="Times New Roman" w:hAnsi="Times New Roman" w:cs="Times New Roman"/>
          <w:color w:val="auto"/>
          <w:sz w:val="24"/>
          <w:szCs w:val="20"/>
        </w:rPr>
        <w:id w:val="-518932704"/>
        <w:docPartObj>
          <w:docPartGallery w:val="Table of Contents"/>
          <w:docPartUnique/>
        </w:docPartObj>
      </w:sdtPr>
      <w:sdtEndPr>
        <w:rPr>
          <w:b/>
          <w:bCs/>
          <w:noProof/>
        </w:rPr>
      </w:sdtEndPr>
      <w:sdtContent>
        <w:p w14:paraId="25D07420" w14:textId="4D496A0D" w:rsidR="00F12080" w:rsidRDefault="00F12080">
          <w:pPr>
            <w:pStyle w:val="TOCHeading"/>
          </w:pPr>
        </w:p>
        <w:p w14:paraId="0DC28727" w14:textId="77777777" w:rsidR="00427493" w:rsidRDefault="00F12080">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57367304" w:history="1">
            <w:r w:rsidR="00427493" w:rsidRPr="00DD4E4E">
              <w:rPr>
                <w:rStyle w:val="Hyperlink"/>
                <w:noProof/>
                <w:lang w:val="sr-Cyrl-RS"/>
              </w:rPr>
              <w:t>1.</w:t>
            </w:r>
            <w:r w:rsidR="00427493">
              <w:rPr>
                <w:rFonts w:asciiTheme="minorHAnsi" w:eastAsiaTheme="minorEastAsia" w:hAnsiTheme="minorHAnsi" w:cstheme="minorBidi"/>
                <w:noProof/>
                <w:sz w:val="22"/>
                <w:szCs w:val="22"/>
                <w:lang w:val="en-US"/>
              </w:rPr>
              <w:tab/>
            </w:r>
            <w:r w:rsidR="00427493" w:rsidRPr="00DD4E4E">
              <w:rPr>
                <w:rStyle w:val="Hyperlink"/>
                <w:noProof/>
                <w:lang w:val="sr-Cyrl-RS"/>
              </w:rPr>
              <w:t>Увод</w:t>
            </w:r>
            <w:r w:rsidR="00427493">
              <w:rPr>
                <w:noProof/>
                <w:webHidden/>
              </w:rPr>
              <w:tab/>
            </w:r>
            <w:r w:rsidR="00427493">
              <w:rPr>
                <w:noProof/>
                <w:webHidden/>
              </w:rPr>
              <w:fldChar w:fldCharType="begin"/>
            </w:r>
            <w:r w:rsidR="00427493">
              <w:rPr>
                <w:noProof/>
                <w:webHidden/>
              </w:rPr>
              <w:instrText xml:space="preserve"> PAGEREF _Toc157367304 \h </w:instrText>
            </w:r>
            <w:r w:rsidR="00427493">
              <w:rPr>
                <w:noProof/>
                <w:webHidden/>
              </w:rPr>
            </w:r>
            <w:r w:rsidR="00427493">
              <w:rPr>
                <w:noProof/>
                <w:webHidden/>
              </w:rPr>
              <w:fldChar w:fldCharType="separate"/>
            </w:r>
            <w:r w:rsidR="00427493">
              <w:rPr>
                <w:noProof/>
                <w:webHidden/>
              </w:rPr>
              <w:t>4</w:t>
            </w:r>
            <w:r w:rsidR="00427493">
              <w:rPr>
                <w:noProof/>
                <w:webHidden/>
              </w:rPr>
              <w:fldChar w:fldCharType="end"/>
            </w:r>
          </w:hyperlink>
        </w:p>
        <w:p w14:paraId="7AC78EC6" w14:textId="77777777" w:rsidR="00427493" w:rsidRDefault="00D76867">
          <w:pPr>
            <w:pStyle w:val="TOC1"/>
            <w:rPr>
              <w:rFonts w:asciiTheme="minorHAnsi" w:eastAsiaTheme="minorEastAsia" w:hAnsiTheme="minorHAnsi" w:cstheme="minorBidi"/>
              <w:noProof/>
              <w:sz w:val="22"/>
              <w:szCs w:val="22"/>
              <w:lang w:val="en-US"/>
            </w:rPr>
          </w:pPr>
          <w:hyperlink w:anchor="_Toc157367305" w:history="1">
            <w:r w:rsidR="00427493" w:rsidRPr="00DD4E4E">
              <w:rPr>
                <w:rStyle w:val="Hyperlink"/>
                <w:noProof/>
                <w:lang w:val="sr-Cyrl-BA"/>
              </w:rPr>
              <w:t>2.</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Опис реалног система</w:t>
            </w:r>
            <w:r w:rsidR="00427493">
              <w:rPr>
                <w:noProof/>
                <w:webHidden/>
              </w:rPr>
              <w:tab/>
            </w:r>
            <w:r w:rsidR="00427493">
              <w:rPr>
                <w:noProof/>
                <w:webHidden/>
              </w:rPr>
              <w:fldChar w:fldCharType="begin"/>
            </w:r>
            <w:r w:rsidR="00427493">
              <w:rPr>
                <w:noProof/>
                <w:webHidden/>
              </w:rPr>
              <w:instrText xml:space="preserve"> PAGEREF _Toc157367305 \h </w:instrText>
            </w:r>
            <w:r w:rsidR="00427493">
              <w:rPr>
                <w:noProof/>
                <w:webHidden/>
              </w:rPr>
            </w:r>
            <w:r w:rsidR="00427493">
              <w:rPr>
                <w:noProof/>
                <w:webHidden/>
              </w:rPr>
              <w:fldChar w:fldCharType="separate"/>
            </w:r>
            <w:r w:rsidR="00427493">
              <w:rPr>
                <w:noProof/>
                <w:webHidden/>
              </w:rPr>
              <w:t>6</w:t>
            </w:r>
            <w:r w:rsidR="00427493">
              <w:rPr>
                <w:noProof/>
                <w:webHidden/>
              </w:rPr>
              <w:fldChar w:fldCharType="end"/>
            </w:r>
          </w:hyperlink>
        </w:p>
        <w:p w14:paraId="54BD3731"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06" w:history="1">
            <w:r w:rsidR="00427493" w:rsidRPr="00DD4E4E">
              <w:rPr>
                <w:rStyle w:val="Hyperlink"/>
                <w:noProof/>
                <w:lang w:val="sr-Cyrl-BA"/>
              </w:rPr>
              <w:t>2.1</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Класе корисника и њихове карактеристике</w:t>
            </w:r>
            <w:r w:rsidR="00427493">
              <w:rPr>
                <w:noProof/>
                <w:webHidden/>
              </w:rPr>
              <w:tab/>
            </w:r>
            <w:r w:rsidR="00427493">
              <w:rPr>
                <w:noProof/>
                <w:webHidden/>
              </w:rPr>
              <w:fldChar w:fldCharType="begin"/>
            </w:r>
            <w:r w:rsidR="00427493">
              <w:rPr>
                <w:noProof/>
                <w:webHidden/>
              </w:rPr>
              <w:instrText xml:space="preserve"> PAGEREF _Toc157367306 \h </w:instrText>
            </w:r>
            <w:r w:rsidR="00427493">
              <w:rPr>
                <w:noProof/>
                <w:webHidden/>
              </w:rPr>
            </w:r>
            <w:r w:rsidR="00427493">
              <w:rPr>
                <w:noProof/>
                <w:webHidden/>
              </w:rPr>
              <w:fldChar w:fldCharType="separate"/>
            </w:r>
            <w:r w:rsidR="00427493">
              <w:rPr>
                <w:noProof/>
                <w:webHidden/>
              </w:rPr>
              <w:t>6</w:t>
            </w:r>
            <w:r w:rsidR="00427493">
              <w:rPr>
                <w:noProof/>
                <w:webHidden/>
              </w:rPr>
              <w:fldChar w:fldCharType="end"/>
            </w:r>
          </w:hyperlink>
        </w:p>
        <w:p w14:paraId="79FB36FA"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07" w:history="1">
            <w:r w:rsidR="00427493" w:rsidRPr="00DD4E4E">
              <w:rPr>
                <w:rStyle w:val="Hyperlink"/>
                <w:noProof/>
                <w:lang w:val="sr-Cyrl-BA"/>
              </w:rPr>
              <w:t>2.2</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Функционални захтјеви</w:t>
            </w:r>
            <w:r w:rsidR="00427493">
              <w:rPr>
                <w:noProof/>
                <w:webHidden/>
              </w:rPr>
              <w:tab/>
            </w:r>
            <w:r w:rsidR="00427493">
              <w:rPr>
                <w:noProof/>
                <w:webHidden/>
              </w:rPr>
              <w:fldChar w:fldCharType="begin"/>
            </w:r>
            <w:r w:rsidR="00427493">
              <w:rPr>
                <w:noProof/>
                <w:webHidden/>
              </w:rPr>
              <w:instrText xml:space="preserve"> PAGEREF _Toc157367307 \h </w:instrText>
            </w:r>
            <w:r w:rsidR="00427493">
              <w:rPr>
                <w:noProof/>
                <w:webHidden/>
              </w:rPr>
            </w:r>
            <w:r w:rsidR="00427493">
              <w:rPr>
                <w:noProof/>
                <w:webHidden/>
              </w:rPr>
              <w:fldChar w:fldCharType="separate"/>
            </w:r>
            <w:r w:rsidR="00427493">
              <w:rPr>
                <w:noProof/>
                <w:webHidden/>
              </w:rPr>
              <w:t>7</w:t>
            </w:r>
            <w:r w:rsidR="00427493">
              <w:rPr>
                <w:noProof/>
                <w:webHidden/>
              </w:rPr>
              <w:fldChar w:fldCharType="end"/>
            </w:r>
          </w:hyperlink>
        </w:p>
        <w:p w14:paraId="35790F67" w14:textId="77777777" w:rsidR="00427493" w:rsidRDefault="00D76867">
          <w:pPr>
            <w:pStyle w:val="TOC3"/>
            <w:rPr>
              <w:rFonts w:asciiTheme="minorHAnsi" w:eastAsiaTheme="minorEastAsia" w:hAnsiTheme="minorHAnsi" w:cstheme="minorBidi"/>
              <w:i w:val="0"/>
              <w:sz w:val="22"/>
              <w:szCs w:val="22"/>
              <w:lang w:val="en-US"/>
            </w:rPr>
          </w:pPr>
          <w:hyperlink w:anchor="_Toc157367308" w:history="1">
            <w:r w:rsidR="00427493" w:rsidRPr="00DD4E4E">
              <w:rPr>
                <w:rStyle w:val="Hyperlink"/>
              </w:rPr>
              <w:t>2.2.1</w:t>
            </w:r>
            <w:r w:rsidR="00427493">
              <w:rPr>
                <w:rFonts w:asciiTheme="minorHAnsi" w:eastAsiaTheme="minorEastAsia" w:hAnsiTheme="minorHAnsi" w:cstheme="minorBidi"/>
                <w:i w:val="0"/>
                <w:sz w:val="22"/>
                <w:szCs w:val="22"/>
                <w:lang w:val="en-US"/>
              </w:rPr>
              <w:tab/>
            </w:r>
            <w:r w:rsidR="00427493" w:rsidRPr="00DD4E4E">
              <w:rPr>
                <w:rStyle w:val="Hyperlink"/>
              </w:rPr>
              <w:t>Пријава на систем</w:t>
            </w:r>
            <w:r w:rsidR="00427493">
              <w:rPr>
                <w:webHidden/>
              </w:rPr>
              <w:tab/>
            </w:r>
            <w:r w:rsidR="00427493">
              <w:rPr>
                <w:webHidden/>
              </w:rPr>
              <w:fldChar w:fldCharType="begin"/>
            </w:r>
            <w:r w:rsidR="00427493">
              <w:rPr>
                <w:webHidden/>
              </w:rPr>
              <w:instrText xml:space="preserve"> PAGEREF _Toc157367308 \h </w:instrText>
            </w:r>
            <w:r w:rsidR="00427493">
              <w:rPr>
                <w:webHidden/>
              </w:rPr>
            </w:r>
            <w:r w:rsidR="00427493">
              <w:rPr>
                <w:webHidden/>
              </w:rPr>
              <w:fldChar w:fldCharType="separate"/>
            </w:r>
            <w:r w:rsidR="00427493">
              <w:rPr>
                <w:webHidden/>
              </w:rPr>
              <w:t>7</w:t>
            </w:r>
            <w:r w:rsidR="00427493">
              <w:rPr>
                <w:webHidden/>
              </w:rPr>
              <w:fldChar w:fldCharType="end"/>
            </w:r>
          </w:hyperlink>
        </w:p>
        <w:p w14:paraId="0050C28E" w14:textId="77777777" w:rsidR="00427493" w:rsidRDefault="00D76867">
          <w:pPr>
            <w:pStyle w:val="TOC3"/>
            <w:rPr>
              <w:rFonts w:asciiTheme="minorHAnsi" w:eastAsiaTheme="minorEastAsia" w:hAnsiTheme="minorHAnsi" w:cstheme="minorBidi"/>
              <w:i w:val="0"/>
              <w:sz w:val="22"/>
              <w:szCs w:val="22"/>
              <w:lang w:val="en-US"/>
            </w:rPr>
          </w:pPr>
          <w:hyperlink w:anchor="_Toc157367309" w:history="1">
            <w:r w:rsidR="00427493" w:rsidRPr="00DD4E4E">
              <w:rPr>
                <w:rStyle w:val="Hyperlink"/>
              </w:rPr>
              <w:t>2.2.2</w:t>
            </w:r>
            <w:r w:rsidR="00427493">
              <w:rPr>
                <w:rFonts w:asciiTheme="minorHAnsi" w:eastAsiaTheme="minorEastAsia" w:hAnsiTheme="minorHAnsi" w:cstheme="minorBidi"/>
                <w:i w:val="0"/>
                <w:sz w:val="22"/>
                <w:szCs w:val="22"/>
                <w:lang w:val="en-US"/>
              </w:rPr>
              <w:tab/>
            </w:r>
            <w:r w:rsidR="00427493" w:rsidRPr="00DD4E4E">
              <w:rPr>
                <w:rStyle w:val="Hyperlink"/>
              </w:rPr>
              <w:t>Симулација уласка/изласка радника из пословног објекта</w:t>
            </w:r>
            <w:r w:rsidR="00427493">
              <w:rPr>
                <w:webHidden/>
              </w:rPr>
              <w:tab/>
            </w:r>
            <w:r w:rsidR="00427493">
              <w:rPr>
                <w:webHidden/>
              </w:rPr>
              <w:fldChar w:fldCharType="begin"/>
            </w:r>
            <w:r w:rsidR="00427493">
              <w:rPr>
                <w:webHidden/>
              </w:rPr>
              <w:instrText xml:space="preserve"> PAGEREF _Toc157367309 \h </w:instrText>
            </w:r>
            <w:r w:rsidR="00427493">
              <w:rPr>
                <w:webHidden/>
              </w:rPr>
            </w:r>
            <w:r w:rsidR="00427493">
              <w:rPr>
                <w:webHidden/>
              </w:rPr>
              <w:fldChar w:fldCharType="separate"/>
            </w:r>
            <w:r w:rsidR="00427493">
              <w:rPr>
                <w:webHidden/>
              </w:rPr>
              <w:t>7</w:t>
            </w:r>
            <w:r w:rsidR="00427493">
              <w:rPr>
                <w:webHidden/>
              </w:rPr>
              <w:fldChar w:fldCharType="end"/>
            </w:r>
          </w:hyperlink>
        </w:p>
        <w:p w14:paraId="354476C9" w14:textId="77777777" w:rsidR="00427493" w:rsidRDefault="00D76867">
          <w:pPr>
            <w:pStyle w:val="TOC3"/>
            <w:rPr>
              <w:rFonts w:asciiTheme="minorHAnsi" w:eastAsiaTheme="minorEastAsia" w:hAnsiTheme="minorHAnsi" w:cstheme="minorBidi"/>
              <w:i w:val="0"/>
              <w:sz w:val="22"/>
              <w:szCs w:val="22"/>
              <w:lang w:val="en-US"/>
            </w:rPr>
          </w:pPr>
          <w:hyperlink w:anchor="_Toc157367310" w:history="1">
            <w:r w:rsidR="00427493" w:rsidRPr="00DD4E4E">
              <w:rPr>
                <w:rStyle w:val="Hyperlink"/>
              </w:rPr>
              <w:t>2.2.3</w:t>
            </w:r>
            <w:r w:rsidR="00427493">
              <w:rPr>
                <w:rFonts w:asciiTheme="minorHAnsi" w:eastAsiaTheme="minorEastAsia" w:hAnsiTheme="minorHAnsi" w:cstheme="minorBidi"/>
                <w:i w:val="0"/>
                <w:sz w:val="22"/>
                <w:szCs w:val="22"/>
                <w:lang w:val="en-US"/>
              </w:rPr>
              <w:tab/>
            </w:r>
            <w:r w:rsidR="00427493" w:rsidRPr="00DD4E4E">
              <w:rPr>
                <w:rStyle w:val="Hyperlink"/>
              </w:rPr>
              <w:t>Надгледање параметара на нивоу пословног објекта</w:t>
            </w:r>
            <w:r w:rsidR="00427493">
              <w:rPr>
                <w:webHidden/>
              </w:rPr>
              <w:tab/>
            </w:r>
            <w:r w:rsidR="00427493">
              <w:rPr>
                <w:webHidden/>
              </w:rPr>
              <w:fldChar w:fldCharType="begin"/>
            </w:r>
            <w:r w:rsidR="00427493">
              <w:rPr>
                <w:webHidden/>
              </w:rPr>
              <w:instrText xml:space="preserve"> PAGEREF _Toc157367310 \h </w:instrText>
            </w:r>
            <w:r w:rsidR="00427493">
              <w:rPr>
                <w:webHidden/>
              </w:rPr>
            </w:r>
            <w:r w:rsidR="00427493">
              <w:rPr>
                <w:webHidden/>
              </w:rPr>
              <w:fldChar w:fldCharType="separate"/>
            </w:r>
            <w:r w:rsidR="00427493">
              <w:rPr>
                <w:webHidden/>
              </w:rPr>
              <w:t>7</w:t>
            </w:r>
            <w:r w:rsidR="00427493">
              <w:rPr>
                <w:webHidden/>
              </w:rPr>
              <w:fldChar w:fldCharType="end"/>
            </w:r>
          </w:hyperlink>
        </w:p>
        <w:p w14:paraId="1E8DD584" w14:textId="77777777" w:rsidR="00427493" w:rsidRDefault="00D76867">
          <w:pPr>
            <w:pStyle w:val="TOC3"/>
            <w:rPr>
              <w:rFonts w:asciiTheme="minorHAnsi" w:eastAsiaTheme="minorEastAsia" w:hAnsiTheme="minorHAnsi" w:cstheme="minorBidi"/>
              <w:i w:val="0"/>
              <w:sz w:val="22"/>
              <w:szCs w:val="22"/>
              <w:lang w:val="en-US"/>
            </w:rPr>
          </w:pPr>
          <w:hyperlink w:anchor="_Toc157367311" w:history="1">
            <w:r w:rsidR="00427493" w:rsidRPr="00DD4E4E">
              <w:rPr>
                <w:rStyle w:val="Hyperlink"/>
              </w:rPr>
              <w:t>2.2.4</w:t>
            </w:r>
            <w:r w:rsidR="00427493">
              <w:rPr>
                <w:rFonts w:asciiTheme="minorHAnsi" w:eastAsiaTheme="minorEastAsia" w:hAnsiTheme="minorHAnsi" w:cstheme="minorBidi"/>
                <w:i w:val="0"/>
                <w:sz w:val="22"/>
                <w:szCs w:val="22"/>
                <w:lang w:val="en-US"/>
              </w:rPr>
              <w:tab/>
            </w:r>
            <w:r w:rsidR="00427493" w:rsidRPr="00DD4E4E">
              <w:rPr>
                <w:rStyle w:val="Hyperlink"/>
              </w:rPr>
              <w:t>Надгледање параметара на нивоу канцеларије</w:t>
            </w:r>
            <w:r w:rsidR="00427493">
              <w:rPr>
                <w:webHidden/>
              </w:rPr>
              <w:tab/>
            </w:r>
            <w:r w:rsidR="00427493">
              <w:rPr>
                <w:webHidden/>
              </w:rPr>
              <w:fldChar w:fldCharType="begin"/>
            </w:r>
            <w:r w:rsidR="00427493">
              <w:rPr>
                <w:webHidden/>
              </w:rPr>
              <w:instrText xml:space="preserve"> PAGEREF _Toc157367311 \h </w:instrText>
            </w:r>
            <w:r w:rsidR="00427493">
              <w:rPr>
                <w:webHidden/>
              </w:rPr>
            </w:r>
            <w:r w:rsidR="00427493">
              <w:rPr>
                <w:webHidden/>
              </w:rPr>
              <w:fldChar w:fldCharType="separate"/>
            </w:r>
            <w:r w:rsidR="00427493">
              <w:rPr>
                <w:webHidden/>
              </w:rPr>
              <w:t>7</w:t>
            </w:r>
            <w:r w:rsidR="00427493">
              <w:rPr>
                <w:webHidden/>
              </w:rPr>
              <w:fldChar w:fldCharType="end"/>
            </w:r>
          </w:hyperlink>
        </w:p>
        <w:p w14:paraId="4244D84F" w14:textId="77777777" w:rsidR="00427493" w:rsidRDefault="00D76867">
          <w:pPr>
            <w:pStyle w:val="TOC3"/>
            <w:rPr>
              <w:rFonts w:asciiTheme="minorHAnsi" w:eastAsiaTheme="minorEastAsia" w:hAnsiTheme="minorHAnsi" w:cstheme="minorBidi"/>
              <w:i w:val="0"/>
              <w:sz w:val="22"/>
              <w:szCs w:val="22"/>
              <w:lang w:val="en-US"/>
            </w:rPr>
          </w:pPr>
          <w:hyperlink w:anchor="_Toc157367312" w:history="1">
            <w:r w:rsidR="00427493" w:rsidRPr="00DD4E4E">
              <w:rPr>
                <w:rStyle w:val="Hyperlink"/>
              </w:rPr>
              <w:t>2.2.5</w:t>
            </w:r>
            <w:r w:rsidR="00427493">
              <w:rPr>
                <w:rFonts w:asciiTheme="minorHAnsi" w:eastAsiaTheme="minorEastAsia" w:hAnsiTheme="minorHAnsi" w:cstheme="minorBidi"/>
                <w:i w:val="0"/>
                <w:sz w:val="22"/>
                <w:szCs w:val="22"/>
                <w:lang w:val="en-US"/>
              </w:rPr>
              <w:tab/>
            </w:r>
            <w:r w:rsidR="00427493" w:rsidRPr="00DD4E4E">
              <w:rPr>
                <w:rStyle w:val="Hyperlink"/>
              </w:rPr>
              <w:t>Систем за провјеру безбједности</w:t>
            </w:r>
            <w:r w:rsidR="00427493">
              <w:rPr>
                <w:webHidden/>
              </w:rPr>
              <w:tab/>
            </w:r>
            <w:r w:rsidR="00427493">
              <w:rPr>
                <w:webHidden/>
              </w:rPr>
              <w:fldChar w:fldCharType="begin"/>
            </w:r>
            <w:r w:rsidR="00427493">
              <w:rPr>
                <w:webHidden/>
              </w:rPr>
              <w:instrText xml:space="preserve"> PAGEREF _Toc157367312 \h </w:instrText>
            </w:r>
            <w:r w:rsidR="00427493">
              <w:rPr>
                <w:webHidden/>
              </w:rPr>
            </w:r>
            <w:r w:rsidR="00427493">
              <w:rPr>
                <w:webHidden/>
              </w:rPr>
              <w:fldChar w:fldCharType="separate"/>
            </w:r>
            <w:r w:rsidR="00427493">
              <w:rPr>
                <w:webHidden/>
              </w:rPr>
              <w:t>7</w:t>
            </w:r>
            <w:r w:rsidR="00427493">
              <w:rPr>
                <w:webHidden/>
              </w:rPr>
              <w:fldChar w:fldCharType="end"/>
            </w:r>
          </w:hyperlink>
        </w:p>
        <w:p w14:paraId="662B20BE" w14:textId="77777777" w:rsidR="00427493" w:rsidRDefault="00D76867">
          <w:pPr>
            <w:pStyle w:val="TOC3"/>
            <w:rPr>
              <w:rFonts w:asciiTheme="minorHAnsi" w:eastAsiaTheme="minorEastAsia" w:hAnsiTheme="minorHAnsi" w:cstheme="minorBidi"/>
              <w:i w:val="0"/>
              <w:sz w:val="22"/>
              <w:szCs w:val="22"/>
              <w:lang w:val="en-US"/>
            </w:rPr>
          </w:pPr>
          <w:hyperlink w:anchor="_Toc157367313" w:history="1">
            <w:r w:rsidR="00427493" w:rsidRPr="00DD4E4E">
              <w:rPr>
                <w:rStyle w:val="Hyperlink"/>
              </w:rPr>
              <w:t>2.2.6</w:t>
            </w:r>
            <w:r w:rsidR="00427493">
              <w:rPr>
                <w:rFonts w:asciiTheme="minorHAnsi" w:eastAsiaTheme="minorEastAsia" w:hAnsiTheme="minorHAnsi" w:cstheme="minorBidi"/>
                <w:i w:val="0"/>
                <w:sz w:val="22"/>
                <w:szCs w:val="22"/>
                <w:lang w:val="en-US"/>
              </w:rPr>
              <w:tab/>
            </w:r>
            <w:r w:rsidR="00427493" w:rsidRPr="00DD4E4E">
              <w:rPr>
                <w:rStyle w:val="Hyperlink"/>
              </w:rPr>
              <w:t>Слање упозорења свим запосленим</w:t>
            </w:r>
            <w:r w:rsidR="00427493">
              <w:rPr>
                <w:webHidden/>
              </w:rPr>
              <w:tab/>
            </w:r>
            <w:r w:rsidR="00427493">
              <w:rPr>
                <w:webHidden/>
              </w:rPr>
              <w:fldChar w:fldCharType="begin"/>
            </w:r>
            <w:r w:rsidR="00427493">
              <w:rPr>
                <w:webHidden/>
              </w:rPr>
              <w:instrText xml:space="preserve"> PAGEREF _Toc157367313 \h </w:instrText>
            </w:r>
            <w:r w:rsidR="00427493">
              <w:rPr>
                <w:webHidden/>
              </w:rPr>
            </w:r>
            <w:r w:rsidR="00427493">
              <w:rPr>
                <w:webHidden/>
              </w:rPr>
              <w:fldChar w:fldCharType="separate"/>
            </w:r>
            <w:r w:rsidR="00427493">
              <w:rPr>
                <w:webHidden/>
              </w:rPr>
              <w:t>8</w:t>
            </w:r>
            <w:r w:rsidR="00427493">
              <w:rPr>
                <w:webHidden/>
              </w:rPr>
              <w:fldChar w:fldCharType="end"/>
            </w:r>
          </w:hyperlink>
        </w:p>
        <w:p w14:paraId="1F941542" w14:textId="77777777" w:rsidR="00427493" w:rsidRDefault="00D76867">
          <w:pPr>
            <w:pStyle w:val="TOC3"/>
            <w:rPr>
              <w:rFonts w:asciiTheme="minorHAnsi" w:eastAsiaTheme="minorEastAsia" w:hAnsiTheme="minorHAnsi" w:cstheme="minorBidi"/>
              <w:i w:val="0"/>
              <w:sz w:val="22"/>
              <w:szCs w:val="22"/>
              <w:lang w:val="en-US"/>
            </w:rPr>
          </w:pPr>
          <w:hyperlink w:anchor="_Toc157367314" w:history="1">
            <w:r w:rsidR="00427493" w:rsidRPr="00DD4E4E">
              <w:rPr>
                <w:rStyle w:val="Hyperlink"/>
              </w:rPr>
              <w:t>2.2.7</w:t>
            </w:r>
            <w:r w:rsidR="00427493">
              <w:rPr>
                <w:rFonts w:asciiTheme="minorHAnsi" w:eastAsiaTheme="minorEastAsia" w:hAnsiTheme="minorHAnsi" w:cstheme="minorBidi"/>
                <w:i w:val="0"/>
                <w:sz w:val="22"/>
                <w:szCs w:val="22"/>
                <w:lang w:val="en-US"/>
              </w:rPr>
              <w:tab/>
            </w:r>
            <w:r w:rsidR="00427493" w:rsidRPr="00DD4E4E">
              <w:rPr>
                <w:rStyle w:val="Hyperlink"/>
              </w:rPr>
              <w:t>Приказ, креирање, брисање и модификовање података</w:t>
            </w:r>
            <w:r w:rsidR="00427493">
              <w:rPr>
                <w:webHidden/>
              </w:rPr>
              <w:tab/>
            </w:r>
            <w:r w:rsidR="00427493">
              <w:rPr>
                <w:webHidden/>
              </w:rPr>
              <w:fldChar w:fldCharType="begin"/>
            </w:r>
            <w:r w:rsidR="00427493">
              <w:rPr>
                <w:webHidden/>
              </w:rPr>
              <w:instrText xml:space="preserve"> PAGEREF _Toc157367314 \h </w:instrText>
            </w:r>
            <w:r w:rsidR="00427493">
              <w:rPr>
                <w:webHidden/>
              </w:rPr>
            </w:r>
            <w:r w:rsidR="00427493">
              <w:rPr>
                <w:webHidden/>
              </w:rPr>
              <w:fldChar w:fldCharType="separate"/>
            </w:r>
            <w:r w:rsidR="00427493">
              <w:rPr>
                <w:webHidden/>
              </w:rPr>
              <w:t>8</w:t>
            </w:r>
            <w:r w:rsidR="00427493">
              <w:rPr>
                <w:webHidden/>
              </w:rPr>
              <w:fldChar w:fldCharType="end"/>
            </w:r>
          </w:hyperlink>
        </w:p>
        <w:p w14:paraId="0F003E9A" w14:textId="77777777" w:rsidR="00427493" w:rsidRDefault="00D76867">
          <w:pPr>
            <w:pStyle w:val="TOC1"/>
            <w:rPr>
              <w:rFonts w:asciiTheme="minorHAnsi" w:eastAsiaTheme="minorEastAsia" w:hAnsiTheme="minorHAnsi" w:cstheme="minorBidi"/>
              <w:noProof/>
              <w:sz w:val="22"/>
              <w:szCs w:val="22"/>
              <w:lang w:val="en-US"/>
            </w:rPr>
          </w:pPr>
          <w:hyperlink w:anchor="_Toc157367315" w:history="1">
            <w:r w:rsidR="00427493" w:rsidRPr="00DD4E4E">
              <w:rPr>
                <w:rStyle w:val="Hyperlink"/>
                <w:noProof/>
                <w:lang w:val="sr-Cyrl-BA"/>
              </w:rPr>
              <w:t>3.</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Опис модела података</w:t>
            </w:r>
            <w:r w:rsidR="00427493">
              <w:rPr>
                <w:noProof/>
                <w:webHidden/>
              </w:rPr>
              <w:tab/>
            </w:r>
            <w:r w:rsidR="00427493">
              <w:rPr>
                <w:noProof/>
                <w:webHidden/>
              </w:rPr>
              <w:fldChar w:fldCharType="begin"/>
            </w:r>
            <w:r w:rsidR="00427493">
              <w:rPr>
                <w:noProof/>
                <w:webHidden/>
              </w:rPr>
              <w:instrText xml:space="preserve"> PAGEREF _Toc157367315 \h </w:instrText>
            </w:r>
            <w:r w:rsidR="00427493">
              <w:rPr>
                <w:noProof/>
                <w:webHidden/>
              </w:rPr>
            </w:r>
            <w:r w:rsidR="00427493">
              <w:rPr>
                <w:noProof/>
                <w:webHidden/>
              </w:rPr>
              <w:fldChar w:fldCharType="separate"/>
            </w:r>
            <w:r w:rsidR="00427493">
              <w:rPr>
                <w:noProof/>
                <w:webHidden/>
              </w:rPr>
              <w:t>9</w:t>
            </w:r>
            <w:r w:rsidR="00427493">
              <w:rPr>
                <w:noProof/>
                <w:webHidden/>
              </w:rPr>
              <w:fldChar w:fldCharType="end"/>
            </w:r>
          </w:hyperlink>
        </w:p>
        <w:p w14:paraId="176E4136"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16" w:history="1">
            <w:r w:rsidR="00427493" w:rsidRPr="00DD4E4E">
              <w:rPr>
                <w:rStyle w:val="Hyperlink"/>
                <w:noProof/>
                <w:lang w:val="sr-Cyrl-BA"/>
              </w:rPr>
              <w:t>3.1</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Релациона база података</w:t>
            </w:r>
            <w:r w:rsidR="00427493">
              <w:rPr>
                <w:noProof/>
                <w:webHidden/>
              </w:rPr>
              <w:tab/>
            </w:r>
            <w:r w:rsidR="00427493">
              <w:rPr>
                <w:noProof/>
                <w:webHidden/>
              </w:rPr>
              <w:fldChar w:fldCharType="begin"/>
            </w:r>
            <w:r w:rsidR="00427493">
              <w:rPr>
                <w:noProof/>
                <w:webHidden/>
              </w:rPr>
              <w:instrText xml:space="preserve"> PAGEREF _Toc157367316 \h </w:instrText>
            </w:r>
            <w:r w:rsidR="00427493">
              <w:rPr>
                <w:noProof/>
                <w:webHidden/>
              </w:rPr>
            </w:r>
            <w:r w:rsidR="00427493">
              <w:rPr>
                <w:noProof/>
                <w:webHidden/>
              </w:rPr>
              <w:fldChar w:fldCharType="separate"/>
            </w:r>
            <w:r w:rsidR="00427493">
              <w:rPr>
                <w:noProof/>
                <w:webHidden/>
              </w:rPr>
              <w:t>9</w:t>
            </w:r>
            <w:r w:rsidR="00427493">
              <w:rPr>
                <w:noProof/>
                <w:webHidden/>
              </w:rPr>
              <w:fldChar w:fldCharType="end"/>
            </w:r>
          </w:hyperlink>
        </w:p>
        <w:p w14:paraId="7BC86EFC" w14:textId="77777777" w:rsidR="00427493" w:rsidRDefault="00D76867">
          <w:pPr>
            <w:pStyle w:val="TOC3"/>
            <w:rPr>
              <w:rFonts w:asciiTheme="minorHAnsi" w:eastAsiaTheme="minorEastAsia" w:hAnsiTheme="minorHAnsi" w:cstheme="minorBidi"/>
              <w:i w:val="0"/>
              <w:sz w:val="22"/>
              <w:szCs w:val="22"/>
              <w:lang w:val="en-US"/>
            </w:rPr>
          </w:pPr>
          <w:hyperlink w:anchor="_Toc157367317" w:history="1">
            <w:r w:rsidR="00427493" w:rsidRPr="00DD4E4E">
              <w:rPr>
                <w:rStyle w:val="Hyperlink"/>
              </w:rPr>
              <w:t>3.1.1</w:t>
            </w:r>
            <w:r w:rsidR="00427493">
              <w:rPr>
                <w:rFonts w:asciiTheme="minorHAnsi" w:eastAsiaTheme="minorEastAsia" w:hAnsiTheme="minorHAnsi" w:cstheme="minorBidi"/>
                <w:i w:val="0"/>
                <w:sz w:val="22"/>
                <w:szCs w:val="22"/>
                <w:lang w:val="en-US"/>
              </w:rPr>
              <w:tab/>
            </w:r>
            <w:r w:rsidR="00427493" w:rsidRPr="00DD4E4E">
              <w:rPr>
                <w:rStyle w:val="Hyperlink"/>
              </w:rPr>
              <w:t>Модел логичке шеме базе података</w:t>
            </w:r>
            <w:r w:rsidR="00427493">
              <w:rPr>
                <w:webHidden/>
              </w:rPr>
              <w:tab/>
            </w:r>
            <w:r w:rsidR="00427493">
              <w:rPr>
                <w:webHidden/>
              </w:rPr>
              <w:fldChar w:fldCharType="begin"/>
            </w:r>
            <w:r w:rsidR="00427493">
              <w:rPr>
                <w:webHidden/>
              </w:rPr>
              <w:instrText xml:space="preserve"> PAGEREF _Toc157367317 \h </w:instrText>
            </w:r>
            <w:r w:rsidR="00427493">
              <w:rPr>
                <w:webHidden/>
              </w:rPr>
            </w:r>
            <w:r w:rsidR="00427493">
              <w:rPr>
                <w:webHidden/>
              </w:rPr>
              <w:fldChar w:fldCharType="separate"/>
            </w:r>
            <w:r w:rsidR="00427493">
              <w:rPr>
                <w:webHidden/>
              </w:rPr>
              <w:t>10</w:t>
            </w:r>
            <w:r w:rsidR="00427493">
              <w:rPr>
                <w:webHidden/>
              </w:rPr>
              <w:fldChar w:fldCharType="end"/>
            </w:r>
          </w:hyperlink>
        </w:p>
        <w:p w14:paraId="5356A67E" w14:textId="77777777" w:rsidR="00427493" w:rsidRDefault="00D76867">
          <w:pPr>
            <w:pStyle w:val="TOC3"/>
            <w:rPr>
              <w:rFonts w:asciiTheme="minorHAnsi" w:eastAsiaTheme="minorEastAsia" w:hAnsiTheme="minorHAnsi" w:cstheme="minorBidi"/>
              <w:i w:val="0"/>
              <w:sz w:val="22"/>
              <w:szCs w:val="22"/>
              <w:lang w:val="en-US"/>
            </w:rPr>
          </w:pPr>
          <w:hyperlink w:anchor="_Toc157367318" w:history="1">
            <w:r w:rsidR="00427493" w:rsidRPr="00DD4E4E">
              <w:rPr>
                <w:rStyle w:val="Hyperlink"/>
              </w:rPr>
              <w:t>3.1.2</w:t>
            </w:r>
            <w:r w:rsidR="00427493">
              <w:rPr>
                <w:rFonts w:asciiTheme="minorHAnsi" w:eastAsiaTheme="minorEastAsia" w:hAnsiTheme="minorHAnsi" w:cstheme="minorBidi"/>
                <w:i w:val="0"/>
                <w:sz w:val="22"/>
                <w:szCs w:val="22"/>
                <w:lang w:val="en-US"/>
              </w:rPr>
              <w:tab/>
            </w:r>
            <w:r w:rsidR="00427493" w:rsidRPr="00DD4E4E">
              <w:rPr>
                <w:rStyle w:val="Hyperlink"/>
              </w:rPr>
              <w:t>Модел имплементационе шеме базе података</w:t>
            </w:r>
            <w:r w:rsidR="00427493">
              <w:rPr>
                <w:webHidden/>
              </w:rPr>
              <w:tab/>
            </w:r>
            <w:r w:rsidR="00427493">
              <w:rPr>
                <w:webHidden/>
              </w:rPr>
              <w:fldChar w:fldCharType="begin"/>
            </w:r>
            <w:r w:rsidR="00427493">
              <w:rPr>
                <w:webHidden/>
              </w:rPr>
              <w:instrText xml:space="preserve"> PAGEREF _Toc157367318 \h </w:instrText>
            </w:r>
            <w:r w:rsidR="00427493">
              <w:rPr>
                <w:webHidden/>
              </w:rPr>
            </w:r>
            <w:r w:rsidR="00427493">
              <w:rPr>
                <w:webHidden/>
              </w:rPr>
              <w:fldChar w:fldCharType="separate"/>
            </w:r>
            <w:r w:rsidR="00427493">
              <w:rPr>
                <w:webHidden/>
              </w:rPr>
              <w:t>11</w:t>
            </w:r>
            <w:r w:rsidR="00427493">
              <w:rPr>
                <w:webHidden/>
              </w:rPr>
              <w:fldChar w:fldCharType="end"/>
            </w:r>
          </w:hyperlink>
        </w:p>
        <w:p w14:paraId="3E3E0DCF" w14:textId="77777777" w:rsidR="00427493" w:rsidRDefault="00D76867">
          <w:pPr>
            <w:pStyle w:val="TOC3"/>
            <w:rPr>
              <w:rFonts w:asciiTheme="minorHAnsi" w:eastAsiaTheme="minorEastAsia" w:hAnsiTheme="minorHAnsi" w:cstheme="minorBidi"/>
              <w:i w:val="0"/>
              <w:sz w:val="22"/>
              <w:szCs w:val="22"/>
              <w:lang w:val="en-US"/>
            </w:rPr>
          </w:pPr>
          <w:hyperlink w:anchor="_Toc157367319" w:history="1">
            <w:r w:rsidR="00427493" w:rsidRPr="00DD4E4E">
              <w:rPr>
                <w:rStyle w:val="Hyperlink"/>
              </w:rPr>
              <w:t>3.1.3</w:t>
            </w:r>
            <w:r w:rsidR="00427493">
              <w:rPr>
                <w:rFonts w:asciiTheme="minorHAnsi" w:eastAsiaTheme="minorEastAsia" w:hAnsiTheme="minorHAnsi" w:cstheme="minorBidi"/>
                <w:i w:val="0"/>
                <w:sz w:val="22"/>
                <w:szCs w:val="22"/>
                <w:lang w:val="en-US"/>
              </w:rPr>
              <w:tab/>
            </w:r>
            <w:r w:rsidR="00427493" w:rsidRPr="00DD4E4E">
              <w:rPr>
                <w:rStyle w:val="Hyperlink"/>
              </w:rPr>
              <w:t>Опис табела у шеми базе података</w:t>
            </w:r>
            <w:r w:rsidR="00427493">
              <w:rPr>
                <w:webHidden/>
              </w:rPr>
              <w:tab/>
            </w:r>
            <w:r w:rsidR="00427493">
              <w:rPr>
                <w:webHidden/>
              </w:rPr>
              <w:fldChar w:fldCharType="begin"/>
            </w:r>
            <w:r w:rsidR="00427493">
              <w:rPr>
                <w:webHidden/>
              </w:rPr>
              <w:instrText xml:space="preserve"> PAGEREF _Toc157367319 \h </w:instrText>
            </w:r>
            <w:r w:rsidR="00427493">
              <w:rPr>
                <w:webHidden/>
              </w:rPr>
            </w:r>
            <w:r w:rsidR="00427493">
              <w:rPr>
                <w:webHidden/>
              </w:rPr>
              <w:fldChar w:fldCharType="separate"/>
            </w:r>
            <w:r w:rsidR="00427493">
              <w:rPr>
                <w:webHidden/>
              </w:rPr>
              <w:t>11</w:t>
            </w:r>
            <w:r w:rsidR="00427493">
              <w:rPr>
                <w:webHidden/>
              </w:rPr>
              <w:fldChar w:fldCharType="end"/>
            </w:r>
          </w:hyperlink>
        </w:p>
        <w:p w14:paraId="6DA49676"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20" w:history="1">
            <w:r w:rsidR="00427493" w:rsidRPr="00DD4E4E">
              <w:rPr>
                <w:rStyle w:val="Hyperlink"/>
                <w:noProof/>
                <w:lang w:val="sr-Cyrl-BA"/>
              </w:rPr>
              <w:t>3.2</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База података временских серија</w:t>
            </w:r>
            <w:r w:rsidR="00427493">
              <w:rPr>
                <w:noProof/>
                <w:webHidden/>
              </w:rPr>
              <w:tab/>
            </w:r>
            <w:r w:rsidR="00427493">
              <w:rPr>
                <w:noProof/>
                <w:webHidden/>
              </w:rPr>
              <w:fldChar w:fldCharType="begin"/>
            </w:r>
            <w:r w:rsidR="00427493">
              <w:rPr>
                <w:noProof/>
                <w:webHidden/>
              </w:rPr>
              <w:instrText xml:space="preserve"> PAGEREF _Toc157367320 \h </w:instrText>
            </w:r>
            <w:r w:rsidR="00427493">
              <w:rPr>
                <w:noProof/>
                <w:webHidden/>
              </w:rPr>
            </w:r>
            <w:r w:rsidR="00427493">
              <w:rPr>
                <w:noProof/>
                <w:webHidden/>
              </w:rPr>
              <w:fldChar w:fldCharType="separate"/>
            </w:r>
            <w:r w:rsidR="00427493">
              <w:rPr>
                <w:noProof/>
                <w:webHidden/>
              </w:rPr>
              <w:t>15</w:t>
            </w:r>
            <w:r w:rsidR="00427493">
              <w:rPr>
                <w:noProof/>
                <w:webHidden/>
              </w:rPr>
              <w:fldChar w:fldCharType="end"/>
            </w:r>
          </w:hyperlink>
        </w:p>
        <w:p w14:paraId="5E2D2C05"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21" w:history="1">
            <w:r w:rsidR="00427493" w:rsidRPr="00DD4E4E">
              <w:rPr>
                <w:rStyle w:val="Hyperlink"/>
                <w:noProof/>
                <w:lang w:val="sr-Cyrl-BA"/>
              </w:rPr>
              <w:t>3.3</w:t>
            </w:r>
            <w:r w:rsidR="00427493">
              <w:rPr>
                <w:rFonts w:asciiTheme="minorHAnsi" w:eastAsiaTheme="minorEastAsia" w:hAnsiTheme="minorHAnsi" w:cstheme="minorBidi"/>
                <w:noProof/>
                <w:sz w:val="22"/>
                <w:szCs w:val="22"/>
                <w:lang w:val="en-US"/>
              </w:rPr>
              <w:tab/>
            </w:r>
            <w:r w:rsidR="00427493" w:rsidRPr="00DD4E4E">
              <w:rPr>
                <w:rStyle w:val="Hyperlink"/>
                <w:noProof/>
              </w:rPr>
              <w:t>Анализа</w:t>
            </w:r>
            <w:r w:rsidR="00427493" w:rsidRPr="00DD4E4E">
              <w:rPr>
                <w:rStyle w:val="Hyperlink"/>
                <w:noProof/>
                <w:lang w:val="sr-Cyrl-BA"/>
              </w:rPr>
              <w:t xml:space="preserve"> одабира базе у зависности од контекста података</w:t>
            </w:r>
            <w:r w:rsidR="00427493">
              <w:rPr>
                <w:noProof/>
                <w:webHidden/>
              </w:rPr>
              <w:tab/>
            </w:r>
            <w:r w:rsidR="00427493">
              <w:rPr>
                <w:noProof/>
                <w:webHidden/>
              </w:rPr>
              <w:fldChar w:fldCharType="begin"/>
            </w:r>
            <w:r w:rsidR="00427493">
              <w:rPr>
                <w:noProof/>
                <w:webHidden/>
              </w:rPr>
              <w:instrText xml:space="preserve"> PAGEREF _Toc157367321 \h </w:instrText>
            </w:r>
            <w:r w:rsidR="00427493">
              <w:rPr>
                <w:noProof/>
                <w:webHidden/>
              </w:rPr>
            </w:r>
            <w:r w:rsidR="00427493">
              <w:rPr>
                <w:noProof/>
                <w:webHidden/>
              </w:rPr>
              <w:fldChar w:fldCharType="separate"/>
            </w:r>
            <w:r w:rsidR="00427493">
              <w:rPr>
                <w:noProof/>
                <w:webHidden/>
              </w:rPr>
              <w:t>18</w:t>
            </w:r>
            <w:r w:rsidR="00427493">
              <w:rPr>
                <w:noProof/>
                <w:webHidden/>
              </w:rPr>
              <w:fldChar w:fldCharType="end"/>
            </w:r>
          </w:hyperlink>
        </w:p>
        <w:p w14:paraId="05FE9F1A" w14:textId="77777777" w:rsidR="00427493" w:rsidRDefault="00D76867">
          <w:pPr>
            <w:pStyle w:val="TOC1"/>
            <w:rPr>
              <w:rFonts w:asciiTheme="minorHAnsi" w:eastAsiaTheme="minorEastAsia" w:hAnsiTheme="minorHAnsi" w:cstheme="minorBidi"/>
              <w:noProof/>
              <w:sz w:val="22"/>
              <w:szCs w:val="22"/>
              <w:lang w:val="en-US"/>
            </w:rPr>
          </w:pPr>
          <w:hyperlink w:anchor="_Toc157367322" w:history="1">
            <w:r w:rsidR="00427493" w:rsidRPr="00DD4E4E">
              <w:rPr>
                <w:rStyle w:val="Hyperlink"/>
                <w:noProof/>
                <w:lang w:val="sr-Cyrl-RS"/>
              </w:rPr>
              <w:t>4.</w:t>
            </w:r>
            <w:r w:rsidR="00427493">
              <w:rPr>
                <w:rFonts w:asciiTheme="minorHAnsi" w:eastAsiaTheme="minorEastAsia" w:hAnsiTheme="minorHAnsi" w:cstheme="minorBidi"/>
                <w:noProof/>
                <w:sz w:val="22"/>
                <w:szCs w:val="22"/>
                <w:lang w:val="en-US"/>
              </w:rPr>
              <w:tab/>
            </w:r>
            <w:r w:rsidR="00427493" w:rsidRPr="00DD4E4E">
              <w:rPr>
                <w:rStyle w:val="Hyperlink"/>
                <w:noProof/>
                <w:lang w:val="sr-Cyrl-RS"/>
              </w:rPr>
              <w:t>Архитектура система</w:t>
            </w:r>
            <w:r w:rsidR="00427493">
              <w:rPr>
                <w:noProof/>
                <w:webHidden/>
              </w:rPr>
              <w:tab/>
            </w:r>
            <w:r w:rsidR="00427493">
              <w:rPr>
                <w:noProof/>
                <w:webHidden/>
              </w:rPr>
              <w:fldChar w:fldCharType="begin"/>
            </w:r>
            <w:r w:rsidR="00427493">
              <w:rPr>
                <w:noProof/>
                <w:webHidden/>
              </w:rPr>
              <w:instrText xml:space="preserve"> PAGEREF _Toc157367322 \h </w:instrText>
            </w:r>
            <w:r w:rsidR="00427493">
              <w:rPr>
                <w:noProof/>
                <w:webHidden/>
              </w:rPr>
            </w:r>
            <w:r w:rsidR="00427493">
              <w:rPr>
                <w:noProof/>
                <w:webHidden/>
              </w:rPr>
              <w:fldChar w:fldCharType="separate"/>
            </w:r>
            <w:r w:rsidR="00427493">
              <w:rPr>
                <w:noProof/>
                <w:webHidden/>
              </w:rPr>
              <w:t>20</w:t>
            </w:r>
            <w:r w:rsidR="00427493">
              <w:rPr>
                <w:noProof/>
                <w:webHidden/>
              </w:rPr>
              <w:fldChar w:fldCharType="end"/>
            </w:r>
          </w:hyperlink>
        </w:p>
        <w:p w14:paraId="142A4F69" w14:textId="77777777" w:rsidR="00427493" w:rsidRDefault="00D76867">
          <w:pPr>
            <w:pStyle w:val="TOC1"/>
            <w:rPr>
              <w:rFonts w:asciiTheme="minorHAnsi" w:eastAsiaTheme="minorEastAsia" w:hAnsiTheme="minorHAnsi" w:cstheme="minorBidi"/>
              <w:noProof/>
              <w:sz w:val="22"/>
              <w:szCs w:val="22"/>
              <w:lang w:val="en-US"/>
            </w:rPr>
          </w:pPr>
          <w:hyperlink w:anchor="_Toc157367323" w:history="1">
            <w:r w:rsidR="00427493" w:rsidRPr="00DD4E4E">
              <w:rPr>
                <w:rStyle w:val="Hyperlink"/>
                <w:noProof/>
                <w:lang w:val="sr-Cyrl-BA"/>
              </w:rPr>
              <w:t>5.</w:t>
            </w:r>
            <w:r w:rsidR="00427493">
              <w:rPr>
                <w:rFonts w:asciiTheme="minorHAnsi" w:eastAsiaTheme="minorEastAsia" w:hAnsiTheme="minorHAnsi" w:cstheme="minorBidi"/>
                <w:noProof/>
                <w:sz w:val="22"/>
                <w:szCs w:val="22"/>
                <w:lang w:val="en-US"/>
              </w:rPr>
              <w:tab/>
            </w:r>
            <w:r w:rsidR="00427493" w:rsidRPr="00DD4E4E">
              <w:rPr>
                <w:rStyle w:val="Hyperlink"/>
                <w:noProof/>
                <w:lang w:val="sr-Cyrl-RS"/>
              </w:rPr>
              <w:t>Пословна логика</w:t>
            </w:r>
            <w:r w:rsidR="00427493">
              <w:rPr>
                <w:noProof/>
                <w:webHidden/>
              </w:rPr>
              <w:tab/>
            </w:r>
            <w:r w:rsidR="00427493">
              <w:rPr>
                <w:noProof/>
                <w:webHidden/>
              </w:rPr>
              <w:fldChar w:fldCharType="begin"/>
            </w:r>
            <w:r w:rsidR="00427493">
              <w:rPr>
                <w:noProof/>
                <w:webHidden/>
              </w:rPr>
              <w:instrText xml:space="preserve"> PAGEREF _Toc157367323 \h </w:instrText>
            </w:r>
            <w:r w:rsidR="00427493">
              <w:rPr>
                <w:noProof/>
                <w:webHidden/>
              </w:rPr>
            </w:r>
            <w:r w:rsidR="00427493">
              <w:rPr>
                <w:noProof/>
                <w:webHidden/>
              </w:rPr>
              <w:fldChar w:fldCharType="separate"/>
            </w:r>
            <w:r w:rsidR="00427493">
              <w:rPr>
                <w:noProof/>
                <w:webHidden/>
              </w:rPr>
              <w:t>23</w:t>
            </w:r>
            <w:r w:rsidR="00427493">
              <w:rPr>
                <w:noProof/>
                <w:webHidden/>
              </w:rPr>
              <w:fldChar w:fldCharType="end"/>
            </w:r>
          </w:hyperlink>
        </w:p>
        <w:p w14:paraId="36353401"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24" w:history="1">
            <w:r w:rsidR="00427493" w:rsidRPr="00DD4E4E">
              <w:rPr>
                <w:rStyle w:val="Hyperlink"/>
                <w:noProof/>
                <w:lang w:val="sr-Cyrl-RS"/>
              </w:rPr>
              <w:t>5.1</w:t>
            </w:r>
            <w:r w:rsidR="00427493">
              <w:rPr>
                <w:rFonts w:asciiTheme="minorHAnsi" w:eastAsiaTheme="minorEastAsia" w:hAnsiTheme="minorHAnsi" w:cstheme="minorBidi"/>
                <w:noProof/>
                <w:sz w:val="22"/>
                <w:szCs w:val="22"/>
                <w:lang w:val="en-US"/>
              </w:rPr>
              <w:tab/>
            </w:r>
            <w:r w:rsidR="00427493" w:rsidRPr="00DD4E4E">
              <w:rPr>
                <w:rStyle w:val="Hyperlink"/>
                <w:noProof/>
                <w:lang w:val="sr-Cyrl-RS"/>
              </w:rPr>
              <w:t>Имплементација аларм система</w:t>
            </w:r>
            <w:r w:rsidR="00427493">
              <w:rPr>
                <w:noProof/>
                <w:webHidden/>
              </w:rPr>
              <w:tab/>
            </w:r>
            <w:r w:rsidR="00427493">
              <w:rPr>
                <w:noProof/>
                <w:webHidden/>
              </w:rPr>
              <w:fldChar w:fldCharType="begin"/>
            </w:r>
            <w:r w:rsidR="00427493">
              <w:rPr>
                <w:noProof/>
                <w:webHidden/>
              </w:rPr>
              <w:instrText xml:space="preserve"> PAGEREF _Toc157367324 \h </w:instrText>
            </w:r>
            <w:r w:rsidR="00427493">
              <w:rPr>
                <w:noProof/>
                <w:webHidden/>
              </w:rPr>
            </w:r>
            <w:r w:rsidR="00427493">
              <w:rPr>
                <w:noProof/>
                <w:webHidden/>
              </w:rPr>
              <w:fldChar w:fldCharType="separate"/>
            </w:r>
            <w:r w:rsidR="00427493">
              <w:rPr>
                <w:noProof/>
                <w:webHidden/>
              </w:rPr>
              <w:t>23</w:t>
            </w:r>
            <w:r w:rsidR="00427493">
              <w:rPr>
                <w:noProof/>
                <w:webHidden/>
              </w:rPr>
              <w:fldChar w:fldCharType="end"/>
            </w:r>
          </w:hyperlink>
        </w:p>
        <w:p w14:paraId="3218E16E" w14:textId="77777777" w:rsidR="00427493" w:rsidRDefault="00D76867">
          <w:pPr>
            <w:pStyle w:val="TOC3"/>
            <w:rPr>
              <w:rFonts w:asciiTheme="minorHAnsi" w:eastAsiaTheme="minorEastAsia" w:hAnsiTheme="minorHAnsi" w:cstheme="minorBidi"/>
              <w:i w:val="0"/>
              <w:sz w:val="22"/>
              <w:szCs w:val="22"/>
              <w:lang w:val="en-US"/>
            </w:rPr>
          </w:pPr>
          <w:hyperlink w:anchor="_Toc157367325" w:history="1">
            <w:r w:rsidR="00427493" w:rsidRPr="00DD4E4E">
              <w:rPr>
                <w:rStyle w:val="Hyperlink"/>
              </w:rPr>
              <w:t>5.1.1</w:t>
            </w:r>
            <w:r w:rsidR="00427493">
              <w:rPr>
                <w:rFonts w:asciiTheme="minorHAnsi" w:eastAsiaTheme="minorEastAsia" w:hAnsiTheme="minorHAnsi" w:cstheme="minorBidi"/>
                <w:i w:val="0"/>
                <w:sz w:val="22"/>
                <w:szCs w:val="22"/>
                <w:lang w:val="en-US"/>
              </w:rPr>
              <w:tab/>
            </w:r>
            <w:r w:rsidR="00427493" w:rsidRPr="00DD4E4E">
              <w:rPr>
                <w:rStyle w:val="Hyperlink"/>
              </w:rPr>
              <w:t xml:space="preserve">Провјере (енг. </w:t>
            </w:r>
            <w:r w:rsidR="00427493" w:rsidRPr="00DD4E4E">
              <w:rPr>
                <w:rStyle w:val="Hyperlink"/>
                <w:lang w:val="en-US"/>
              </w:rPr>
              <w:t>checks</w:t>
            </w:r>
            <w:r w:rsidR="00427493" w:rsidRPr="00DD4E4E">
              <w:rPr>
                <w:rStyle w:val="Hyperlink"/>
              </w:rPr>
              <w:t>) у InfluxDB бази података</w:t>
            </w:r>
            <w:r w:rsidR="00427493">
              <w:rPr>
                <w:webHidden/>
              </w:rPr>
              <w:tab/>
            </w:r>
            <w:r w:rsidR="00427493">
              <w:rPr>
                <w:webHidden/>
              </w:rPr>
              <w:fldChar w:fldCharType="begin"/>
            </w:r>
            <w:r w:rsidR="00427493">
              <w:rPr>
                <w:webHidden/>
              </w:rPr>
              <w:instrText xml:space="preserve"> PAGEREF _Toc157367325 \h </w:instrText>
            </w:r>
            <w:r w:rsidR="00427493">
              <w:rPr>
                <w:webHidden/>
              </w:rPr>
            </w:r>
            <w:r w:rsidR="00427493">
              <w:rPr>
                <w:webHidden/>
              </w:rPr>
              <w:fldChar w:fldCharType="separate"/>
            </w:r>
            <w:r w:rsidR="00427493">
              <w:rPr>
                <w:webHidden/>
              </w:rPr>
              <w:t>25</w:t>
            </w:r>
            <w:r w:rsidR="00427493">
              <w:rPr>
                <w:webHidden/>
              </w:rPr>
              <w:fldChar w:fldCharType="end"/>
            </w:r>
          </w:hyperlink>
        </w:p>
        <w:p w14:paraId="7F8D1558" w14:textId="77777777" w:rsidR="00427493" w:rsidRDefault="00D76867">
          <w:pPr>
            <w:pStyle w:val="TOC3"/>
            <w:rPr>
              <w:rFonts w:asciiTheme="minorHAnsi" w:eastAsiaTheme="minorEastAsia" w:hAnsiTheme="minorHAnsi" w:cstheme="minorBidi"/>
              <w:i w:val="0"/>
              <w:sz w:val="22"/>
              <w:szCs w:val="22"/>
              <w:lang w:val="en-US"/>
            </w:rPr>
          </w:pPr>
          <w:hyperlink w:anchor="_Toc157367326" w:history="1">
            <w:r w:rsidR="00427493" w:rsidRPr="00DD4E4E">
              <w:rPr>
                <w:rStyle w:val="Hyperlink"/>
              </w:rPr>
              <w:t>5.1.2</w:t>
            </w:r>
            <w:r w:rsidR="00427493">
              <w:rPr>
                <w:rFonts w:asciiTheme="minorHAnsi" w:eastAsiaTheme="minorEastAsia" w:hAnsiTheme="minorHAnsi" w:cstheme="minorBidi"/>
                <w:i w:val="0"/>
                <w:sz w:val="22"/>
                <w:szCs w:val="22"/>
                <w:lang w:val="en-US"/>
              </w:rPr>
              <w:tab/>
            </w:r>
            <w:r w:rsidR="00427493" w:rsidRPr="00DD4E4E">
              <w:rPr>
                <w:rStyle w:val="Hyperlink"/>
              </w:rPr>
              <w:t>Дио пословне логике аларм система на серверској страни</w:t>
            </w:r>
            <w:r w:rsidR="00427493">
              <w:rPr>
                <w:webHidden/>
              </w:rPr>
              <w:tab/>
            </w:r>
            <w:r w:rsidR="00427493">
              <w:rPr>
                <w:webHidden/>
              </w:rPr>
              <w:fldChar w:fldCharType="begin"/>
            </w:r>
            <w:r w:rsidR="00427493">
              <w:rPr>
                <w:webHidden/>
              </w:rPr>
              <w:instrText xml:space="preserve"> PAGEREF _Toc157367326 \h </w:instrText>
            </w:r>
            <w:r w:rsidR="00427493">
              <w:rPr>
                <w:webHidden/>
              </w:rPr>
            </w:r>
            <w:r w:rsidR="00427493">
              <w:rPr>
                <w:webHidden/>
              </w:rPr>
              <w:fldChar w:fldCharType="separate"/>
            </w:r>
            <w:r w:rsidR="00427493">
              <w:rPr>
                <w:webHidden/>
              </w:rPr>
              <w:t>27</w:t>
            </w:r>
            <w:r w:rsidR="00427493">
              <w:rPr>
                <w:webHidden/>
              </w:rPr>
              <w:fldChar w:fldCharType="end"/>
            </w:r>
          </w:hyperlink>
        </w:p>
        <w:p w14:paraId="6278CFBF" w14:textId="77777777" w:rsidR="00427493" w:rsidRDefault="00D76867">
          <w:pPr>
            <w:pStyle w:val="TOC1"/>
            <w:rPr>
              <w:rFonts w:asciiTheme="minorHAnsi" w:eastAsiaTheme="minorEastAsia" w:hAnsiTheme="minorHAnsi" w:cstheme="minorBidi"/>
              <w:noProof/>
              <w:sz w:val="22"/>
              <w:szCs w:val="22"/>
              <w:lang w:val="en-US"/>
            </w:rPr>
          </w:pPr>
          <w:hyperlink w:anchor="_Toc157367327" w:history="1">
            <w:r w:rsidR="00427493" w:rsidRPr="00DD4E4E">
              <w:rPr>
                <w:rStyle w:val="Hyperlink"/>
                <w:noProof/>
                <w:lang w:val="sr-Cyrl-BA"/>
              </w:rPr>
              <w:t>6.</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Опис апликативног рјешења</w:t>
            </w:r>
            <w:r w:rsidR="00427493">
              <w:rPr>
                <w:noProof/>
                <w:webHidden/>
              </w:rPr>
              <w:tab/>
            </w:r>
            <w:r w:rsidR="00427493">
              <w:rPr>
                <w:noProof/>
                <w:webHidden/>
              </w:rPr>
              <w:fldChar w:fldCharType="begin"/>
            </w:r>
            <w:r w:rsidR="00427493">
              <w:rPr>
                <w:noProof/>
                <w:webHidden/>
              </w:rPr>
              <w:instrText xml:space="preserve"> PAGEREF _Toc157367327 \h </w:instrText>
            </w:r>
            <w:r w:rsidR="00427493">
              <w:rPr>
                <w:noProof/>
                <w:webHidden/>
              </w:rPr>
            </w:r>
            <w:r w:rsidR="00427493">
              <w:rPr>
                <w:noProof/>
                <w:webHidden/>
              </w:rPr>
              <w:fldChar w:fldCharType="separate"/>
            </w:r>
            <w:r w:rsidR="00427493">
              <w:rPr>
                <w:noProof/>
                <w:webHidden/>
              </w:rPr>
              <w:t>30</w:t>
            </w:r>
            <w:r w:rsidR="00427493">
              <w:rPr>
                <w:noProof/>
                <w:webHidden/>
              </w:rPr>
              <w:fldChar w:fldCharType="end"/>
            </w:r>
          </w:hyperlink>
        </w:p>
        <w:p w14:paraId="4FC6B91D"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28" w:history="1">
            <w:r w:rsidR="00427493" w:rsidRPr="00DD4E4E">
              <w:rPr>
                <w:rStyle w:val="Hyperlink"/>
                <w:noProof/>
                <w:lang w:val="sr-Cyrl-BA"/>
              </w:rPr>
              <w:t>6.1</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Апликација за симулирање уласка/изласка из пословне зграде</w:t>
            </w:r>
            <w:r w:rsidR="00427493">
              <w:rPr>
                <w:noProof/>
                <w:webHidden/>
              </w:rPr>
              <w:tab/>
            </w:r>
            <w:r w:rsidR="00427493">
              <w:rPr>
                <w:noProof/>
                <w:webHidden/>
              </w:rPr>
              <w:fldChar w:fldCharType="begin"/>
            </w:r>
            <w:r w:rsidR="00427493">
              <w:rPr>
                <w:noProof/>
                <w:webHidden/>
              </w:rPr>
              <w:instrText xml:space="preserve"> PAGEREF _Toc157367328 \h </w:instrText>
            </w:r>
            <w:r w:rsidR="00427493">
              <w:rPr>
                <w:noProof/>
                <w:webHidden/>
              </w:rPr>
            </w:r>
            <w:r w:rsidR="00427493">
              <w:rPr>
                <w:noProof/>
                <w:webHidden/>
              </w:rPr>
              <w:fldChar w:fldCharType="separate"/>
            </w:r>
            <w:r w:rsidR="00427493">
              <w:rPr>
                <w:noProof/>
                <w:webHidden/>
              </w:rPr>
              <w:t>30</w:t>
            </w:r>
            <w:r w:rsidR="00427493">
              <w:rPr>
                <w:noProof/>
                <w:webHidden/>
              </w:rPr>
              <w:fldChar w:fldCharType="end"/>
            </w:r>
          </w:hyperlink>
        </w:p>
        <w:p w14:paraId="15B86880"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29" w:history="1">
            <w:r w:rsidR="00427493" w:rsidRPr="00DD4E4E">
              <w:rPr>
                <w:rStyle w:val="Hyperlink"/>
                <w:noProof/>
                <w:lang w:val="sr-Cyrl-BA"/>
              </w:rPr>
              <w:t>6.2</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Апликација за надгледање канцеларијског простора</w:t>
            </w:r>
            <w:r w:rsidR="00427493">
              <w:rPr>
                <w:noProof/>
                <w:webHidden/>
              </w:rPr>
              <w:tab/>
            </w:r>
            <w:r w:rsidR="00427493">
              <w:rPr>
                <w:noProof/>
                <w:webHidden/>
              </w:rPr>
              <w:fldChar w:fldCharType="begin"/>
            </w:r>
            <w:r w:rsidR="00427493">
              <w:rPr>
                <w:noProof/>
                <w:webHidden/>
              </w:rPr>
              <w:instrText xml:space="preserve"> PAGEREF _Toc157367329 \h </w:instrText>
            </w:r>
            <w:r w:rsidR="00427493">
              <w:rPr>
                <w:noProof/>
                <w:webHidden/>
              </w:rPr>
            </w:r>
            <w:r w:rsidR="00427493">
              <w:rPr>
                <w:noProof/>
                <w:webHidden/>
              </w:rPr>
              <w:fldChar w:fldCharType="separate"/>
            </w:r>
            <w:r w:rsidR="00427493">
              <w:rPr>
                <w:noProof/>
                <w:webHidden/>
              </w:rPr>
              <w:t>32</w:t>
            </w:r>
            <w:r w:rsidR="00427493">
              <w:rPr>
                <w:noProof/>
                <w:webHidden/>
              </w:rPr>
              <w:fldChar w:fldCharType="end"/>
            </w:r>
          </w:hyperlink>
        </w:p>
        <w:p w14:paraId="5E8DBD9B" w14:textId="77777777" w:rsidR="00427493" w:rsidRDefault="00D76867">
          <w:pPr>
            <w:pStyle w:val="TOC3"/>
            <w:rPr>
              <w:rFonts w:asciiTheme="minorHAnsi" w:eastAsiaTheme="minorEastAsia" w:hAnsiTheme="minorHAnsi" w:cstheme="minorBidi"/>
              <w:i w:val="0"/>
              <w:sz w:val="22"/>
              <w:szCs w:val="22"/>
              <w:lang w:val="en-US"/>
            </w:rPr>
          </w:pPr>
          <w:hyperlink w:anchor="_Toc157367330" w:history="1">
            <w:r w:rsidR="00427493" w:rsidRPr="00DD4E4E">
              <w:rPr>
                <w:rStyle w:val="Hyperlink"/>
              </w:rPr>
              <w:t>6.2.1</w:t>
            </w:r>
            <w:r w:rsidR="00427493">
              <w:rPr>
                <w:rFonts w:asciiTheme="minorHAnsi" w:eastAsiaTheme="minorEastAsia" w:hAnsiTheme="minorHAnsi" w:cstheme="minorBidi"/>
                <w:i w:val="0"/>
                <w:sz w:val="22"/>
                <w:szCs w:val="22"/>
                <w:lang w:val="en-US"/>
              </w:rPr>
              <w:tab/>
            </w:r>
            <w:r w:rsidR="00427493" w:rsidRPr="00DD4E4E">
              <w:rPr>
                <w:rStyle w:val="Hyperlink"/>
              </w:rPr>
              <w:t>Пријава у систем</w:t>
            </w:r>
            <w:r w:rsidR="00427493">
              <w:rPr>
                <w:webHidden/>
              </w:rPr>
              <w:tab/>
            </w:r>
            <w:r w:rsidR="00427493">
              <w:rPr>
                <w:webHidden/>
              </w:rPr>
              <w:fldChar w:fldCharType="begin"/>
            </w:r>
            <w:r w:rsidR="00427493">
              <w:rPr>
                <w:webHidden/>
              </w:rPr>
              <w:instrText xml:space="preserve"> PAGEREF _Toc157367330 \h </w:instrText>
            </w:r>
            <w:r w:rsidR="00427493">
              <w:rPr>
                <w:webHidden/>
              </w:rPr>
            </w:r>
            <w:r w:rsidR="00427493">
              <w:rPr>
                <w:webHidden/>
              </w:rPr>
              <w:fldChar w:fldCharType="separate"/>
            </w:r>
            <w:r w:rsidR="00427493">
              <w:rPr>
                <w:webHidden/>
              </w:rPr>
              <w:t>32</w:t>
            </w:r>
            <w:r w:rsidR="00427493">
              <w:rPr>
                <w:webHidden/>
              </w:rPr>
              <w:fldChar w:fldCharType="end"/>
            </w:r>
          </w:hyperlink>
        </w:p>
        <w:p w14:paraId="7EAFCB9B" w14:textId="77777777" w:rsidR="00427493" w:rsidRDefault="00D76867">
          <w:pPr>
            <w:pStyle w:val="TOC3"/>
            <w:rPr>
              <w:rFonts w:asciiTheme="minorHAnsi" w:eastAsiaTheme="minorEastAsia" w:hAnsiTheme="minorHAnsi" w:cstheme="minorBidi"/>
              <w:i w:val="0"/>
              <w:sz w:val="22"/>
              <w:szCs w:val="22"/>
              <w:lang w:val="en-US"/>
            </w:rPr>
          </w:pPr>
          <w:hyperlink w:anchor="_Toc157367331" w:history="1">
            <w:r w:rsidR="00427493" w:rsidRPr="00DD4E4E">
              <w:rPr>
                <w:rStyle w:val="Hyperlink"/>
              </w:rPr>
              <w:t>6.2.2</w:t>
            </w:r>
            <w:r w:rsidR="00427493">
              <w:rPr>
                <w:rFonts w:asciiTheme="minorHAnsi" w:eastAsiaTheme="minorEastAsia" w:hAnsiTheme="minorHAnsi" w:cstheme="minorBidi"/>
                <w:i w:val="0"/>
                <w:sz w:val="22"/>
                <w:szCs w:val="22"/>
                <w:lang w:val="en-US"/>
              </w:rPr>
              <w:tab/>
            </w:r>
            <w:r w:rsidR="00427493" w:rsidRPr="00DD4E4E">
              <w:rPr>
                <w:rStyle w:val="Hyperlink"/>
              </w:rPr>
              <w:t>Надгледање параметара на нивоу зграде</w:t>
            </w:r>
            <w:r w:rsidR="00427493">
              <w:rPr>
                <w:webHidden/>
              </w:rPr>
              <w:tab/>
            </w:r>
            <w:r w:rsidR="00427493">
              <w:rPr>
                <w:webHidden/>
              </w:rPr>
              <w:fldChar w:fldCharType="begin"/>
            </w:r>
            <w:r w:rsidR="00427493">
              <w:rPr>
                <w:webHidden/>
              </w:rPr>
              <w:instrText xml:space="preserve"> PAGEREF _Toc157367331 \h </w:instrText>
            </w:r>
            <w:r w:rsidR="00427493">
              <w:rPr>
                <w:webHidden/>
              </w:rPr>
            </w:r>
            <w:r w:rsidR="00427493">
              <w:rPr>
                <w:webHidden/>
              </w:rPr>
              <w:fldChar w:fldCharType="separate"/>
            </w:r>
            <w:r w:rsidR="00427493">
              <w:rPr>
                <w:webHidden/>
              </w:rPr>
              <w:t>32</w:t>
            </w:r>
            <w:r w:rsidR="00427493">
              <w:rPr>
                <w:webHidden/>
              </w:rPr>
              <w:fldChar w:fldCharType="end"/>
            </w:r>
          </w:hyperlink>
        </w:p>
        <w:p w14:paraId="3922F384" w14:textId="77777777" w:rsidR="00427493" w:rsidRDefault="00D76867">
          <w:pPr>
            <w:pStyle w:val="TOC3"/>
            <w:rPr>
              <w:rFonts w:asciiTheme="minorHAnsi" w:eastAsiaTheme="minorEastAsia" w:hAnsiTheme="minorHAnsi" w:cstheme="minorBidi"/>
              <w:i w:val="0"/>
              <w:sz w:val="22"/>
              <w:szCs w:val="22"/>
              <w:lang w:val="en-US"/>
            </w:rPr>
          </w:pPr>
          <w:hyperlink w:anchor="_Toc157367332" w:history="1">
            <w:r w:rsidR="00427493" w:rsidRPr="00DD4E4E">
              <w:rPr>
                <w:rStyle w:val="Hyperlink"/>
              </w:rPr>
              <w:t>6.2.3</w:t>
            </w:r>
            <w:r w:rsidR="00427493">
              <w:rPr>
                <w:rFonts w:asciiTheme="minorHAnsi" w:eastAsiaTheme="minorEastAsia" w:hAnsiTheme="minorHAnsi" w:cstheme="minorBidi"/>
                <w:i w:val="0"/>
                <w:sz w:val="22"/>
                <w:szCs w:val="22"/>
                <w:lang w:val="en-US"/>
              </w:rPr>
              <w:tab/>
            </w:r>
            <w:r w:rsidR="00427493" w:rsidRPr="00DD4E4E">
              <w:rPr>
                <w:rStyle w:val="Hyperlink"/>
              </w:rPr>
              <w:t>Надгледање параметара на нивоу канцеларије</w:t>
            </w:r>
            <w:r w:rsidR="00427493">
              <w:rPr>
                <w:webHidden/>
              </w:rPr>
              <w:tab/>
            </w:r>
            <w:r w:rsidR="00427493">
              <w:rPr>
                <w:webHidden/>
              </w:rPr>
              <w:fldChar w:fldCharType="begin"/>
            </w:r>
            <w:r w:rsidR="00427493">
              <w:rPr>
                <w:webHidden/>
              </w:rPr>
              <w:instrText xml:space="preserve"> PAGEREF _Toc157367332 \h </w:instrText>
            </w:r>
            <w:r w:rsidR="00427493">
              <w:rPr>
                <w:webHidden/>
              </w:rPr>
            </w:r>
            <w:r w:rsidR="00427493">
              <w:rPr>
                <w:webHidden/>
              </w:rPr>
              <w:fldChar w:fldCharType="separate"/>
            </w:r>
            <w:r w:rsidR="00427493">
              <w:rPr>
                <w:webHidden/>
              </w:rPr>
              <w:t>33</w:t>
            </w:r>
            <w:r w:rsidR="00427493">
              <w:rPr>
                <w:webHidden/>
              </w:rPr>
              <w:fldChar w:fldCharType="end"/>
            </w:r>
          </w:hyperlink>
        </w:p>
        <w:p w14:paraId="0CE4F2B0" w14:textId="77777777" w:rsidR="00427493" w:rsidRDefault="00D76867">
          <w:pPr>
            <w:pStyle w:val="TOC3"/>
            <w:rPr>
              <w:rFonts w:asciiTheme="minorHAnsi" w:eastAsiaTheme="minorEastAsia" w:hAnsiTheme="minorHAnsi" w:cstheme="minorBidi"/>
              <w:i w:val="0"/>
              <w:sz w:val="22"/>
              <w:szCs w:val="22"/>
              <w:lang w:val="en-US"/>
            </w:rPr>
          </w:pPr>
          <w:hyperlink w:anchor="_Toc157367333" w:history="1">
            <w:r w:rsidR="00427493" w:rsidRPr="00DD4E4E">
              <w:rPr>
                <w:rStyle w:val="Hyperlink"/>
              </w:rPr>
              <w:t>6.2.4</w:t>
            </w:r>
            <w:r w:rsidR="00427493">
              <w:rPr>
                <w:rFonts w:asciiTheme="minorHAnsi" w:eastAsiaTheme="minorEastAsia" w:hAnsiTheme="minorHAnsi" w:cstheme="minorBidi"/>
                <w:i w:val="0"/>
                <w:sz w:val="22"/>
                <w:szCs w:val="22"/>
                <w:lang w:val="en-US"/>
              </w:rPr>
              <w:tab/>
            </w:r>
            <w:r w:rsidR="00427493" w:rsidRPr="00DD4E4E">
              <w:rPr>
                <w:rStyle w:val="Hyperlink"/>
              </w:rPr>
              <w:t>Приказ, креирање, брисање и модификовање канцеларија, радника, типова сензора, сензора и инсталација</w:t>
            </w:r>
            <w:r w:rsidR="00427493">
              <w:rPr>
                <w:webHidden/>
              </w:rPr>
              <w:tab/>
            </w:r>
            <w:r w:rsidR="00427493">
              <w:rPr>
                <w:webHidden/>
              </w:rPr>
              <w:fldChar w:fldCharType="begin"/>
            </w:r>
            <w:r w:rsidR="00427493">
              <w:rPr>
                <w:webHidden/>
              </w:rPr>
              <w:instrText xml:space="preserve"> PAGEREF _Toc157367333 \h </w:instrText>
            </w:r>
            <w:r w:rsidR="00427493">
              <w:rPr>
                <w:webHidden/>
              </w:rPr>
            </w:r>
            <w:r w:rsidR="00427493">
              <w:rPr>
                <w:webHidden/>
              </w:rPr>
              <w:fldChar w:fldCharType="separate"/>
            </w:r>
            <w:r w:rsidR="00427493">
              <w:rPr>
                <w:webHidden/>
              </w:rPr>
              <w:t>34</w:t>
            </w:r>
            <w:r w:rsidR="00427493">
              <w:rPr>
                <w:webHidden/>
              </w:rPr>
              <w:fldChar w:fldCharType="end"/>
            </w:r>
          </w:hyperlink>
        </w:p>
        <w:p w14:paraId="463EF459" w14:textId="77777777" w:rsidR="00427493" w:rsidRDefault="00D76867">
          <w:pPr>
            <w:pStyle w:val="TOC1"/>
            <w:rPr>
              <w:rFonts w:asciiTheme="minorHAnsi" w:eastAsiaTheme="minorEastAsia" w:hAnsiTheme="minorHAnsi" w:cstheme="minorBidi"/>
              <w:noProof/>
              <w:sz w:val="22"/>
              <w:szCs w:val="22"/>
              <w:lang w:val="en-US"/>
            </w:rPr>
          </w:pPr>
          <w:hyperlink w:anchor="_Toc157367334" w:history="1">
            <w:r w:rsidR="00427493" w:rsidRPr="00DD4E4E">
              <w:rPr>
                <w:rStyle w:val="Hyperlink"/>
                <w:noProof/>
                <w:lang w:val="sr-Cyrl-BA"/>
              </w:rPr>
              <w:t>7.</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Приједлози за даља усавршавања</w:t>
            </w:r>
            <w:r w:rsidR="00427493">
              <w:rPr>
                <w:noProof/>
                <w:webHidden/>
              </w:rPr>
              <w:tab/>
            </w:r>
            <w:r w:rsidR="00427493">
              <w:rPr>
                <w:noProof/>
                <w:webHidden/>
              </w:rPr>
              <w:fldChar w:fldCharType="begin"/>
            </w:r>
            <w:r w:rsidR="00427493">
              <w:rPr>
                <w:noProof/>
                <w:webHidden/>
              </w:rPr>
              <w:instrText xml:space="preserve"> PAGEREF _Toc157367334 \h </w:instrText>
            </w:r>
            <w:r w:rsidR="00427493">
              <w:rPr>
                <w:noProof/>
                <w:webHidden/>
              </w:rPr>
            </w:r>
            <w:r w:rsidR="00427493">
              <w:rPr>
                <w:noProof/>
                <w:webHidden/>
              </w:rPr>
              <w:fldChar w:fldCharType="separate"/>
            </w:r>
            <w:r w:rsidR="00427493">
              <w:rPr>
                <w:noProof/>
                <w:webHidden/>
              </w:rPr>
              <w:t>40</w:t>
            </w:r>
            <w:r w:rsidR="00427493">
              <w:rPr>
                <w:noProof/>
                <w:webHidden/>
              </w:rPr>
              <w:fldChar w:fldCharType="end"/>
            </w:r>
          </w:hyperlink>
        </w:p>
        <w:p w14:paraId="7830CCD3"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35" w:history="1">
            <w:r w:rsidR="00427493" w:rsidRPr="00DD4E4E">
              <w:rPr>
                <w:rStyle w:val="Hyperlink"/>
                <w:noProof/>
                <w:lang w:val="sr-Cyrl-BA"/>
              </w:rPr>
              <w:t>7.1</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Безбједност система</w:t>
            </w:r>
            <w:r w:rsidR="00427493">
              <w:rPr>
                <w:noProof/>
                <w:webHidden/>
              </w:rPr>
              <w:tab/>
            </w:r>
            <w:r w:rsidR="00427493">
              <w:rPr>
                <w:noProof/>
                <w:webHidden/>
              </w:rPr>
              <w:fldChar w:fldCharType="begin"/>
            </w:r>
            <w:r w:rsidR="00427493">
              <w:rPr>
                <w:noProof/>
                <w:webHidden/>
              </w:rPr>
              <w:instrText xml:space="preserve"> PAGEREF _Toc157367335 \h </w:instrText>
            </w:r>
            <w:r w:rsidR="00427493">
              <w:rPr>
                <w:noProof/>
                <w:webHidden/>
              </w:rPr>
            </w:r>
            <w:r w:rsidR="00427493">
              <w:rPr>
                <w:noProof/>
                <w:webHidden/>
              </w:rPr>
              <w:fldChar w:fldCharType="separate"/>
            </w:r>
            <w:r w:rsidR="00427493">
              <w:rPr>
                <w:noProof/>
                <w:webHidden/>
              </w:rPr>
              <w:t>40</w:t>
            </w:r>
            <w:r w:rsidR="00427493">
              <w:rPr>
                <w:noProof/>
                <w:webHidden/>
              </w:rPr>
              <w:fldChar w:fldCharType="end"/>
            </w:r>
          </w:hyperlink>
        </w:p>
        <w:p w14:paraId="032EBA56"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36" w:history="1">
            <w:r w:rsidR="00427493" w:rsidRPr="00DD4E4E">
              <w:rPr>
                <w:rStyle w:val="Hyperlink"/>
                <w:noProof/>
                <w:lang w:val="sr-Cyrl-BA"/>
              </w:rPr>
              <w:t>7.2</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 xml:space="preserve">Евиденција записа (енг. </w:t>
            </w:r>
            <w:r w:rsidR="00427493" w:rsidRPr="00DD4E4E">
              <w:rPr>
                <w:rStyle w:val="Hyperlink"/>
                <w:i/>
                <w:noProof/>
                <w:lang w:val="en-US"/>
              </w:rPr>
              <w:t>log</w:t>
            </w:r>
            <w:r w:rsidR="00427493" w:rsidRPr="00DD4E4E">
              <w:rPr>
                <w:rStyle w:val="Hyperlink"/>
                <w:noProof/>
                <w:lang w:val="en-US"/>
              </w:rPr>
              <w:t>)</w:t>
            </w:r>
            <w:r w:rsidR="00427493">
              <w:rPr>
                <w:noProof/>
                <w:webHidden/>
              </w:rPr>
              <w:tab/>
            </w:r>
            <w:r w:rsidR="00427493">
              <w:rPr>
                <w:noProof/>
                <w:webHidden/>
              </w:rPr>
              <w:fldChar w:fldCharType="begin"/>
            </w:r>
            <w:r w:rsidR="00427493">
              <w:rPr>
                <w:noProof/>
                <w:webHidden/>
              </w:rPr>
              <w:instrText xml:space="preserve"> PAGEREF _Toc157367336 \h </w:instrText>
            </w:r>
            <w:r w:rsidR="00427493">
              <w:rPr>
                <w:noProof/>
                <w:webHidden/>
              </w:rPr>
            </w:r>
            <w:r w:rsidR="00427493">
              <w:rPr>
                <w:noProof/>
                <w:webHidden/>
              </w:rPr>
              <w:fldChar w:fldCharType="separate"/>
            </w:r>
            <w:r w:rsidR="00427493">
              <w:rPr>
                <w:noProof/>
                <w:webHidden/>
              </w:rPr>
              <w:t>41</w:t>
            </w:r>
            <w:r w:rsidR="00427493">
              <w:rPr>
                <w:noProof/>
                <w:webHidden/>
              </w:rPr>
              <w:fldChar w:fldCharType="end"/>
            </w:r>
          </w:hyperlink>
        </w:p>
        <w:p w14:paraId="32AF1623" w14:textId="77777777" w:rsidR="00427493" w:rsidRDefault="00D76867">
          <w:pPr>
            <w:pStyle w:val="TOC2"/>
            <w:tabs>
              <w:tab w:val="left" w:pos="1400"/>
              <w:tab w:val="right" w:leader="dot" w:pos="9062"/>
            </w:tabs>
            <w:rPr>
              <w:rFonts w:asciiTheme="minorHAnsi" w:eastAsiaTheme="minorEastAsia" w:hAnsiTheme="minorHAnsi" w:cstheme="minorBidi"/>
              <w:noProof/>
              <w:sz w:val="22"/>
              <w:szCs w:val="22"/>
              <w:lang w:val="en-US"/>
            </w:rPr>
          </w:pPr>
          <w:hyperlink w:anchor="_Toc157367337" w:history="1">
            <w:r w:rsidR="00427493" w:rsidRPr="00DD4E4E">
              <w:rPr>
                <w:rStyle w:val="Hyperlink"/>
                <w:noProof/>
                <w:lang w:val="sr-Cyrl-BA"/>
              </w:rPr>
              <w:t>7.3</w:t>
            </w:r>
            <w:r w:rsidR="00427493">
              <w:rPr>
                <w:rFonts w:asciiTheme="minorHAnsi" w:eastAsiaTheme="minorEastAsia" w:hAnsiTheme="minorHAnsi" w:cstheme="minorBidi"/>
                <w:noProof/>
                <w:sz w:val="22"/>
                <w:szCs w:val="22"/>
                <w:lang w:val="en-US"/>
              </w:rPr>
              <w:tab/>
            </w:r>
            <w:r w:rsidR="00427493" w:rsidRPr="00DD4E4E">
              <w:rPr>
                <w:rStyle w:val="Hyperlink"/>
                <w:noProof/>
                <w:lang w:val="sr-Cyrl-BA"/>
              </w:rPr>
              <w:t>Оптимизација базе података</w:t>
            </w:r>
            <w:r w:rsidR="00427493">
              <w:rPr>
                <w:noProof/>
                <w:webHidden/>
              </w:rPr>
              <w:tab/>
            </w:r>
            <w:r w:rsidR="00427493">
              <w:rPr>
                <w:noProof/>
                <w:webHidden/>
              </w:rPr>
              <w:fldChar w:fldCharType="begin"/>
            </w:r>
            <w:r w:rsidR="00427493">
              <w:rPr>
                <w:noProof/>
                <w:webHidden/>
              </w:rPr>
              <w:instrText xml:space="preserve"> PAGEREF _Toc157367337 \h </w:instrText>
            </w:r>
            <w:r w:rsidR="00427493">
              <w:rPr>
                <w:noProof/>
                <w:webHidden/>
              </w:rPr>
            </w:r>
            <w:r w:rsidR="00427493">
              <w:rPr>
                <w:noProof/>
                <w:webHidden/>
              </w:rPr>
              <w:fldChar w:fldCharType="separate"/>
            </w:r>
            <w:r w:rsidR="00427493">
              <w:rPr>
                <w:noProof/>
                <w:webHidden/>
              </w:rPr>
              <w:t>41</w:t>
            </w:r>
            <w:r w:rsidR="00427493">
              <w:rPr>
                <w:noProof/>
                <w:webHidden/>
              </w:rPr>
              <w:fldChar w:fldCharType="end"/>
            </w:r>
          </w:hyperlink>
        </w:p>
        <w:p w14:paraId="01F10C98" w14:textId="77777777" w:rsidR="00427493" w:rsidRDefault="00D76867">
          <w:pPr>
            <w:pStyle w:val="TOC1"/>
            <w:rPr>
              <w:rFonts w:asciiTheme="minorHAnsi" w:eastAsiaTheme="minorEastAsia" w:hAnsiTheme="minorHAnsi" w:cstheme="minorBidi"/>
              <w:noProof/>
              <w:sz w:val="22"/>
              <w:szCs w:val="22"/>
              <w:lang w:val="en-US"/>
            </w:rPr>
          </w:pPr>
          <w:hyperlink w:anchor="_Toc157367338" w:history="1">
            <w:r w:rsidR="00427493" w:rsidRPr="00DD4E4E">
              <w:rPr>
                <w:rStyle w:val="Hyperlink"/>
                <w:noProof/>
              </w:rPr>
              <w:t>8.</w:t>
            </w:r>
            <w:r w:rsidR="00427493">
              <w:rPr>
                <w:rFonts w:asciiTheme="minorHAnsi" w:eastAsiaTheme="minorEastAsia" w:hAnsiTheme="minorHAnsi" w:cstheme="minorBidi"/>
                <w:noProof/>
                <w:sz w:val="22"/>
                <w:szCs w:val="22"/>
                <w:lang w:val="en-US"/>
              </w:rPr>
              <w:tab/>
            </w:r>
            <w:r w:rsidR="00427493" w:rsidRPr="00DD4E4E">
              <w:rPr>
                <w:rStyle w:val="Hyperlink"/>
                <w:noProof/>
                <w:lang w:val="sr-Cyrl-RS"/>
              </w:rPr>
              <w:t>Закључак</w:t>
            </w:r>
            <w:r w:rsidR="00427493">
              <w:rPr>
                <w:noProof/>
                <w:webHidden/>
              </w:rPr>
              <w:tab/>
            </w:r>
            <w:r w:rsidR="00427493">
              <w:rPr>
                <w:noProof/>
                <w:webHidden/>
              </w:rPr>
              <w:fldChar w:fldCharType="begin"/>
            </w:r>
            <w:r w:rsidR="00427493">
              <w:rPr>
                <w:noProof/>
                <w:webHidden/>
              </w:rPr>
              <w:instrText xml:space="preserve"> PAGEREF _Toc157367338 \h </w:instrText>
            </w:r>
            <w:r w:rsidR="00427493">
              <w:rPr>
                <w:noProof/>
                <w:webHidden/>
              </w:rPr>
            </w:r>
            <w:r w:rsidR="00427493">
              <w:rPr>
                <w:noProof/>
                <w:webHidden/>
              </w:rPr>
              <w:fldChar w:fldCharType="separate"/>
            </w:r>
            <w:r w:rsidR="00427493">
              <w:rPr>
                <w:noProof/>
                <w:webHidden/>
              </w:rPr>
              <w:t>42</w:t>
            </w:r>
            <w:r w:rsidR="00427493">
              <w:rPr>
                <w:noProof/>
                <w:webHidden/>
              </w:rPr>
              <w:fldChar w:fldCharType="end"/>
            </w:r>
          </w:hyperlink>
        </w:p>
        <w:p w14:paraId="177CDF77" w14:textId="77777777" w:rsidR="00427493" w:rsidRDefault="00D76867">
          <w:pPr>
            <w:pStyle w:val="TOC1"/>
            <w:rPr>
              <w:rFonts w:asciiTheme="minorHAnsi" w:eastAsiaTheme="minorEastAsia" w:hAnsiTheme="minorHAnsi" w:cstheme="minorBidi"/>
              <w:noProof/>
              <w:sz w:val="22"/>
              <w:szCs w:val="22"/>
              <w:lang w:val="en-US"/>
            </w:rPr>
          </w:pPr>
          <w:hyperlink w:anchor="_Toc157367339" w:history="1">
            <w:r w:rsidR="00427493" w:rsidRPr="00DD4E4E">
              <w:rPr>
                <w:rStyle w:val="Hyperlink"/>
                <w:noProof/>
              </w:rPr>
              <w:t>9.</w:t>
            </w:r>
            <w:r w:rsidR="00427493">
              <w:rPr>
                <w:rFonts w:asciiTheme="minorHAnsi" w:eastAsiaTheme="minorEastAsia" w:hAnsiTheme="minorHAnsi" w:cstheme="minorBidi"/>
                <w:noProof/>
                <w:sz w:val="22"/>
                <w:szCs w:val="22"/>
                <w:lang w:val="en-US"/>
              </w:rPr>
              <w:tab/>
            </w:r>
            <w:r w:rsidR="00427493" w:rsidRPr="00DD4E4E">
              <w:rPr>
                <w:rStyle w:val="Hyperlink"/>
                <w:noProof/>
                <w:lang w:val="sr-Cyrl-RS"/>
              </w:rPr>
              <w:t>Литература</w:t>
            </w:r>
            <w:r w:rsidR="00427493">
              <w:rPr>
                <w:noProof/>
                <w:webHidden/>
              </w:rPr>
              <w:tab/>
            </w:r>
            <w:r w:rsidR="00427493">
              <w:rPr>
                <w:noProof/>
                <w:webHidden/>
              </w:rPr>
              <w:fldChar w:fldCharType="begin"/>
            </w:r>
            <w:r w:rsidR="00427493">
              <w:rPr>
                <w:noProof/>
                <w:webHidden/>
              </w:rPr>
              <w:instrText xml:space="preserve"> PAGEREF _Toc157367339 \h </w:instrText>
            </w:r>
            <w:r w:rsidR="00427493">
              <w:rPr>
                <w:noProof/>
                <w:webHidden/>
              </w:rPr>
            </w:r>
            <w:r w:rsidR="00427493">
              <w:rPr>
                <w:noProof/>
                <w:webHidden/>
              </w:rPr>
              <w:fldChar w:fldCharType="separate"/>
            </w:r>
            <w:r w:rsidR="00427493">
              <w:rPr>
                <w:noProof/>
                <w:webHidden/>
              </w:rPr>
              <w:t>44</w:t>
            </w:r>
            <w:r w:rsidR="00427493">
              <w:rPr>
                <w:noProof/>
                <w:webHidden/>
              </w:rPr>
              <w:fldChar w:fldCharType="end"/>
            </w:r>
          </w:hyperlink>
        </w:p>
        <w:p w14:paraId="2C958D35" w14:textId="77777777" w:rsidR="00427493" w:rsidRDefault="00D76867">
          <w:pPr>
            <w:pStyle w:val="TOC1"/>
            <w:rPr>
              <w:rFonts w:asciiTheme="minorHAnsi" w:eastAsiaTheme="minorEastAsia" w:hAnsiTheme="minorHAnsi" w:cstheme="minorBidi"/>
              <w:noProof/>
              <w:sz w:val="22"/>
              <w:szCs w:val="22"/>
              <w:lang w:val="en-US"/>
            </w:rPr>
          </w:pPr>
          <w:hyperlink w:anchor="_Toc157367340" w:history="1">
            <w:r w:rsidR="00427493" w:rsidRPr="00DD4E4E">
              <w:rPr>
                <w:rStyle w:val="Hyperlink"/>
                <w:noProof/>
                <w:lang w:val="sr-Cyrl-BA"/>
              </w:rPr>
              <w:t>Списак кориштених скраћеница</w:t>
            </w:r>
            <w:r w:rsidR="00427493">
              <w:rPr>
                <w:noProof/>
                <w:webHidden/>
              </w:rPr>
              <w:tab/>
            </w:r>
            <w:r w:rsidR="00427493">
              <w:rPr>
                <w:noProof/>
                <w:webHidden/>
              </w:rPr>
              <w:fldChar w:fldCharType="begin"/>
            </w:r>
            <w:r w:rsidR="00427493">
              <w:rPr>
                <w:noProof/>
                <w:webHidden/>
              </w:rPr>
              <w:instrText xml:space="preserve"> PAGEREF _Toc157367340 \h </w:instrText>
            </w:r>
            <w:r w:rsidR="00427493">
              <w:rPr>
                <w:noProof/>
                <w:webHidden/>
              </w:rPr>
            </w:r>
            <w:r w:rsidR="00427493">
              <w:rPr>
                <w:noProof/>
                <w:webHidden/>
              </w:rPr>
              <w:fldChar w:fldCharType="separate"/>
            </w:r>
            <w:r w:rsidR="00427493">
              <w:rPr>
                <w:noProof/>
                <w:webHidden/>
              </w:rPr>
              <w:t>46</w:t>
            </w:r>
            <w:r w:rsidR="00427493">
              <w:rPr>
                <w:noProof/>
                <w:webHidden/>
              </w:rPr>
              <w:fldChar w:fldCharType="end"/>
            </w:r>
          </w:hyperlink>
        </w:p>
        <w:p w14:paraId="005704D9" w14:textId="77777777" w:rsidR="00427493" w:rsidRDefault="00D76867">
          <w:pPr>
            <w:pStyle w:val="TOC1"/>
            <w:rPr>
              <w:rFonts w:asciiTheme="minorHAnsi" w:eastAsiaTheme="minorEastAsia" w:hAnsiTheme="minorHAnsi" w:cstheme="minorBidi"/>
              <w:noProof/>
              <w:sz w:val="22"/>
              <w:szCs w:val="22"/>
              <w:lang w:val="en-US"/>
            </w:rPr>
          </w:pPr>
          <w:hyperlink w:anchor="_Toc157367341" w:history="1">
            <w:r w:rsidR="00427493" w:rsidRPr="00DD4E4E">
              <w:rPr>
                <w:rStyle w:val="Hyperlink"/>
                <w:noProof/>
              </w:rPr>
              <w:t>Биографија</w:t>
            </w:r>
            <w:r w:rsidR="00427493">
              <w:rPr>
                <w:noProof/>
                <w:webHidden/>
              </w:rPr>
              <w:tab/>
            </w:r>
            <w:r w:rsidR="00427493">
              <w:rPr>
                <w:noProof/>
                <w:webHidden/>
              </w:rPr>
              <w:fldChar w:fldCharType="begin"/>
            </w:r>
            <w:r w:rsidR="00427493">
              <w:rPr>
                <w:noProof/>
                <w:webHidden/>
              </w:rPr>
              <w:instrText xml:space="preserve"> PAGEREF _Toc157367341 \h </w:instrText>
            </w:r>
            <w:r w:rsidR="00427493">
              <w:rPr>
                <w:noProof/>
                <w:webHidden/>
              </w:rPr>
            </w:r>
            <w:r w:rsidR="00427493">
              <w:rPr>
                <w:noProof/>
                <w:webHidden/>
              </w:rPr>
              <w:fldChar w:fldCharType="separate"/>
            </w:r>
            <w:r w:rsidR="00427493">
              <w:rPr>
                <w:noProof/>
                <w:webHidden/>
              </w:rPr>
              <w:t>47</w:t>
            </w:r>
            <w:r w:rsidR="00427493">
              <w:rPr>
                <w:noProof/>
                <w:webHidden/>
              </w:rPr>
              <w:fldChar w:fldCharType="end"/>
            </w:r>
          </w:hyperlink>
        </w:p>
        <w:p w14:paraId="31126E5D" w14:textId="7A164669" w:rsidR="00A73B40" w:rsidRPr="00BC6132" w:rsidRDefault="00F12080" w:rsidP="00BC6132">
          <w:pPr>
            <w:ind w:firstLine="0"/>
            <w:sectPr w:rsidR="00A73B40" w:rsidRPr="00BC6132" w:rsidSect="00170C67">
              <w:headerReference w:type="default" r:id="rId14"/>
              <w:footerReference w:type="default" r:id="rId15"/>
              <w:headerReference w:type="first" r:id="rId16"/>
              <w:pgSz w:w="11907" w:h="16840" w:code="9"/>
              <w:pgMar w:top="1134" w:right="1417" w:bottom="1134" w:left="1418" w:header="567" w:footer="567" w:gutter="0"/>
              <w:pgNumType w:fmt="upperRoman"/>
              <w:cols w:space="720"/>
              <w:titlePg/>
              <w:docGrid w:linePitch="326"/>
            </w:sectPr>
          </w:pPr>
          <w:r>
            <w:rPr>
              <w:b/>
              <w:bCs/>
              <w:noProof/>
            </w:rPr>
            <w:fldChar w:fldCharType="end"/>
          </w:r>
        </w:p>
      </w:sdtContent>
    </w:sdt>
    <w:p w14:paraId="2F56718C" w14:textId="6CD9A101" w:rsidR="00517A6A" w:rsidRDefault="00CA1951" w:rsidP="00CA1951">
      <w:pPr>
        <w:pStyle w:val="Heading1"/>
        <w:rPr>
          <w:lang w:val="sr-Cyrl-RS"/>
        </w:rPr>
      </w:pPr>
      <w:r>
        <w:rPr>
          <w:lang w:val="sl-SI"/>
        </w:rPr>
        <w:lastRenderedPageBreak/>
        <w:tab/>
      </w:r>
      <w:bookmarkStart w:id="22" w:name="_Toc157367304"/>
      <w:r w:rsidR="00170C67">
        <w:rPr>
          <w:lang w:val="sr-Cyrl-RS"/>
        </w:rPr>
        <w:t>Увод</w:t>
      </w:r>
      <w:bookmarkEnd w:id="22"/>
    </w:p>
    <w:p w14:paraId="03EFCA41" w14:textId="77777777" w:rsidR="0074635D" w:rsidRDefault="0074635D" w:rsidP="0074635D"/>
    <w:p w14:paraId="132C0B68" w14:textId="2CB67383" w:rsidR="00A77B50" w:rsidRDefault="0074635D" w:rsidP="0000730F">
      <w:pPr>
        <w:ind w:firstLine="284"/>
      </w:pPr>
      <w:r>
        <w:t xml:space="preserve">Тема проучавања овог дипломског рада </w:t>
      </w:r>
      <w:commentRangeStart w:id="23"/>
      <w:r>
        <w:t xml:space="preserve">фокусирана </w:t>
      </w:r>
      <w:commentRangeEnd w:id="23"/>
      <w:r w:rsidR="00A83223">
        <w:rPr>
          <w:rStyle w:val="CommentReference"/>
          <w:lang w:eastAsia="ar-SA"/>
        </w:rPr>
        <w:commentReference w:id="23"/>
      </w:r>
      <w:r>
        <w:t xml:space="preserve">је на базама података, са конкретним акцентом на </w:t>
      </w:r>
      <w:r w:rsidR="00DC1C3A">
        <w:rPr>
          <w:lang w:val="sr-Cyrl-BA"/>
        </w:rPr>
        <w:t xml:space="preserve">базе података временских серија (енг. </w:t>
      </w:r>
      <w:r w:rsidRPr="0074635D">
        <w:rPr>
          <w:i/>
        </w:rPr>
        <w:t xml:space="preserve">Time Series </w:t>
      </w:r>
      <w:commentRangeStart w:id="24"/>
      <w:r w:rsidRPr="0074635D">
        <w:rPr>
          <w:i/>
        </w:rPr>
        <w:t>Database</w:t>
      </w:r>
      <w:commentRangeEnd w:id="24"/>
      <w:r w:rsidR="0063378D">
        <w:rPr>
          <w:rStyle w:val="CommentReference"/>
          <w:lang w:eastAsia="ar-SA"/>
        </w:rPr>
        <w:commentReference w:id="24"/>
      </w:r>
      <w:r w:rsidR="00DC1C3A">
        <w:rPr>
          <w:i/>
          <w:lang w:val="sr-Cyrl-BA"/>
        </w:rPr>
        <w:t>)</w:t>
      </w:r>
      <w:r>
        <w:t xml:space="preserve">. </w:t>
      </w:r>
    </w:p>
    <w:p w14:paraId="63F11A67" w14:textId="2DD6118C" w:rsidR="00D0353A" w:rsidRDefault="00BB3D99" w:rsidP="0000730F">
      <w:pPr>
        <w:ind w:firstLine="284"/>
        <w:rPr>
          <w:lang w:val="sr-Cyrl-BA"/>
        </w:rPr>
      </w:pPr>
      <w:r>
        <w:rPr>
          <w:lang w:val="sr-Cyrl-BA"/>
        </w:rPr>
        <w:t>У књизи</w:t>
      </w:r>
      <w:r w:rsidR="00D0353A">
        <w:t xml:space="preserve"> </w:t>
      </w:r>
      <w:r w:rsidR="0004502C">
        <w:rPr>
          <w:lang w:val="sr-Cyrl-BA"/>
        </w:rPr>
        <w:t>„</w:t>
      </w:r>
      <w:r w:rsidRPr="00BB3D99">
        <w:rPr>
          <w:i/>
        </w:rPr>
        <w:t>Time Series Databases Ne</w:t>
      </w:r>
      <w:r w:rsidR="0004502C">
        <w:rPr>
          <w:i/>
        </w:rPr>
        <w:t>w Ways to Store and Access Data</w:t>
      </w:r>
      <w:r w:rsidR="0004502C">
        <w:rPr>
          <w:i/>
          <w:lang w:val="sr-Cyrl-BA"/>
        </w:rPr>
        <w:t>“</w:t>
      </w:r>
      <w:r w:rsidRPr="00BB3D99">
        <w:rPr>
          <w:i/>
        </w:rPr>
        <w:t xml:space="preserve"> </w:t>
      </w:r>
      <w:r>
        <w:rPr>
          <w:lang w:val="sr-Cyrl-BA"/>
        </w:rPr>
        <w:t>аутора</w:t>
      </w:r>
      <w:r w:rsidRPr="00BB3D99">
        <w:t xml:space="preserve"> </w:t>
      </w:r>
      <w:r w:rsidRPr="00BB3D99">
        <w:rPr>
          <w:i/>
        </w:rPr>
        <w:t>Ted Dunning</w:t>
      </w:r>
      <w:r w:rsidRPr="00BB3D99">
        <w:t xml:space="preserve"> </w:t>
      </w:r>
      <w:r>
        <w:t xml:space="preserve">и </w:t>
      </w:r>
      <w:r w:rsidRPr="00BB3D99">
        <w:t xml:space="preserve"> </w:t>
      </w:r>
      <w:r w:rsidRPr="00BB3D99">
        <w:rPr>
          <w:i/>
        </w:rPr>
        <w:t>Ellen Friedman</w:t>
      </w:r>
      <w:r>
        <w:rPr>
          <w:i/>
          <w:lang w:val="sr-Cyrl-BA"/>
        </w:rPr>
        <w:t xml:space="preserve"> </w:t>
      </w:r>
      <w:r w:rsidR="0004502C" w:rsidRPr="0004502C">
        <w:rPr>
          <w:lang w:val="en-US"/>
        </w:rPr>
        <w:t xml:space="preserve">[1] </w:t>
      </w:r>
      <w:r>
        <w:rPr>
          <w:lang w:val="sr-Cyrl-BA"/>
        </w:rPr>
        <w:t xml:space="preserve">прва мантра </w:t>
      </w:r>
      <w:commentRangeStart w:id="25"/>
      <w:r>
        <w:rPr>
          <w:lang w:val="sr-Cyrl-BA"/>
        </w:rPr>
        <w:t xml:space="preserve">је представљена </w:t>
      </w:r>
      <w:commentRangeEnd w:id="25"/>
      <w:r w:rsidR="00361DF9">
        <w:rPr>
          <w:rStyle w:val="CommentReference"/>
          <w:lang w:eastAsia="ar-SA"/>
        </w:rPr>
        <w:commentReference w:id="25"/>
      </w:r>
      <w:r>
        <w:rPr>
          <w:lang w:val="sr-Cyrl-BA"/>
        </w:rPr>
        <w:t xml:space="preserve">реченицом </w:t>
      </w:r>
      <w:r w:rsidR="0004502C">
        <w:rPr>
          <w:i/>
          <w:lang w:val="sr-Cyrl-BA"/>
        </w:rPr>
        <w:t>„</w:t>
      </w:r>
      <w:r w:rsidR="00D0353A" w:rsidRPr="00BB3D99">
        <w:rPr>
          <w:i/>
          <w:lang w:val="sr-Cyrl-BA"/>
        </w:rPr>
        <w:t>Co</w:t>
      </w:r>
      <w:r w:rsidRPr="00BB3D99">
        <w:rPr>
          <w:i/>
          <w:lang w:val="sr-Cyrl-BA"/>
        </w:rPr>
        <w:t>llect your data as if your life</w:t>
      </w:r>
      <w:r w:rsidRPr="00BB3D99">
        <w:rPr>
          <w:i/>
        </w:rPr>
        <w:t xml:space="preserve"> </w:t>
      </w:r>
      <w:r w:rsidR="00D0353A" w:rsidRPr="00BB3D99">
        <w:rPr>
          <w:i/>
          <w:lang w:val="sr-Cyrl-BA"/>
        </w:rPr>
        <w:t>depends on it!”</w:t>
      </w:r>
      <w:r>
        <w:rPr>
          <w:i/>
          <w:lang w:val="sr-Cyrl-BA"/>
        </w:rPr>
        <w:t xml:space="preserve">. </w:t>
      </w:r>
      <w:r>
        <w:rPr>
          <w:lang w:val="sr-Cyrl-BA"/>
        </w:rPr>
        <w:t xml:space="preserve">Ова реченица јасно указује на вриједност података и важност исправног чувања </w:t>
      </w:r>
      <w:commentRangeStart w:id="26"/>
      <w:r w:rsidR="00C27F5E">
        <w:rPr>
          <w:lang w:val="sr-Cyrl-BA"/>
        </w:rPr>
        <w:t>истих</w:t>
      </w:r>
      <w:commentRangeEnd w:id="26"/>
      <w:r w:rsidR="0063378D">
        <w:rPr>
          <w:rStyle w:val="CommentReference"/>
          <w:lang w:eastAsia="ar-SA"/>
        </w:rPr>
        <w:commentReference w:id="26"/>
      </w:r>
      <w:r>
        <w:rPr>
          <w:lang w:val="sr-Cyrl-BA"/>
        </w:rPr>
        <w:t>.</w:t>
      </w:r>
    </w:p>
    <w:p w14:paraId="35A921E5" w14:textId="55E87401" w:rsidR="00FC7ACB" w:rsidRPr="00C27F5E" w:rsidRDefault="005260B5" w:rsidP="0000730F">
      <w:pPr>
        <w:ind w:firstLine="284"/>
        <w:rPr>
          <w:lang w:val="sr-Cyrl-BA"/>
        </w:rPr>
      </w:pPr>
      <w:r>
        <w:rPr>
          <w:lang w:val="sr-Cyrl-BA"/>
        </w:rPr>
        <w:t>У овом раду</w:t>
      </w:r>
      <w:r w:rsidR="00C7782E">
        <w:rPr>
          <w:lang w:val="sr-Cyrl-BA"/>
        </w:rPr>
        <w:t>,</w:t>
      </w:r>
      <w:r>
        <w:rPr>
          <w:lang w:val="sr-Cyrl-BA"/>
        </w:rPr>
        <w:t xml:space="preserve"> </w:t>
      </w:r>
      <w:r w:rsidR="00C7782E">
        <w:rPr>
          <w:lang w:val="sr-Cyrl-BA"/>
        </w:rPr>
        <w:t>база података временских серија је искориштена</w:t>
      </w:r>
      <w:r>
        <w:rPr>
          <w:lang w:val="sr-Cyrl-BA"/>
        </w:rPr>
        <w:t xml:space="preserve"> за </w:t>
      </w:r>
      <w:r w:rsidRPr="005260B5">
        <w:rPr>
          <w:lang w:val="sr-Cyrl-BA"/>
        </w:rPr>
        <w:t xml:space="preserve">систематично и ефикасно сакупљање, чување и надгледање података </w:t>
      </w:r>
      <w:r w:rsidR="000F6898">
        <w:rPr>
          <w:lang w:val="sr-Cyrl-BA"/>
        </w:rPr>
        <w:t>добијених путем сензора распоређ</w:t>
      </w:r>
      <w:r w:rsidRPr="005260B5">
        <w:rPr>
          <w:lang w:val="sr-Cyrl-BA"/>
        </w:rPr>
        <w:t>ених у канцеларијама пословне зграде.</w:t>
      </w:r>
      <w:r w:rsidR="00C27F5E">
        <w:rPr>
          <w:lang w:val="sr-Cyrl-BA"/>
        </w:rPr>
        <w:t xml:space="preserve"> </w:t>
      </w:r>
      <w:r w:rsidR="00FC7ACB" w:rsidRPr="00FC7ACB">
        <w:rPr>
          <w:lang w:val="sr-Latn-CS"/>
        </w:rPr>
        <w:t xml:space="preserve">Три кључна параметра - температура, влажност и ниво угљен моноксида - пажљиво се прате у </w:t>
      </w:r>
      <w:r w:rsidR="00FC7ACB">
        <w:rPr>
          <w:lang w:val="sr-Cyrl-BA"/>
        </w:rPr>
        <w:t xml:space="preserve">реалном </w:t>
      </w:r>
      <w:r w:rsidR="00FC7ACB" w:rsidRPr="00FC7ACB">
        <w:rPr>
          <w:lang w:val="sr-Latn-CS"/>
        </w:rPr>
        <w:t>времену, пружајући особљу одржавања детаљан увид у околности унутар објекта. Свака к</w:t>
      </w:r>
      <w:r w:rsidR="00C7782E">
        <w:rPr>
          <w:lang w:val="sr-Latn-CS"/>
        </w:rPr>
        <w:t xml:space="preserve">анцеларија </w:t>
      </w:r>
      <w:r w:rsidR="00C7782E">
        <w:rPr>
          <w:lang w:val="sr-Cyrl-BA"/>
        </w:rPr>
        <w:t xml:space="preserve">је </w:t>
      </w:r>
      <w:r w:rsidR="00C7782E">
        <w:rPr>
          <w:lang w:val="sr-Latn-CS"/>
        </w:rPr>
        <w:t xml:space="preserve">опремљена </w:t>
      </w:r>
      <w:r w:rsidR="00FC7ACB" w:rsidRPr="00FC7ACB">
        <w:rPr>
          <w:lang w:val="sr-Latn-CS"/>
        </w:rPr>
        <w:t>са по три сензора, чинећи систем свеобухватним и прецизним у детекцији потенцијалних проблема.</w:t>
      </w:r>
    </w:p>
    <w:p w14:paraId="41E33C7A" w14:textId="77777777" w:rsidR="0029624F" w:rsidRPr="000F6898" w:rsidRDefault="00A77B50" w:rsidP="0000730F">
      <w:pPr>
        <w:pStyle w:val="BodyText"/>
        <w:ind w:firstLine="284"/>
        <w:rPr>
          <w:lang w:val="sr-Cyrl-BA"/>
        </w:rPr>
      </w:pPr>
      <w:r w:rsidRPr="00FC7ACB">
        <w:rPr>
          <w:lang w:val="sr-Latn-CS"/>
        </w:rPr>
        <w:t xml:space="preserve">Једна од кључних </w:t>
      </w:r>
      <w:r>
        <w:rPr>
          <w:lang w:val="sr-Cyrl-BA"/>
        </w:rPr>
        <w:t>функционалности</w:t>
      </w:r>
      <w:r w:rsidRPr="00FC7ACB">
        <w:rPr>
          <w:lang w:val="sr-Latn-CS"/>
        </w:rPr>
        <w:t xml:space="preserve"> овог система је визуализација података путем графикона, што омогућава радницима да лако прате параметре на нивоу зграде и сваке појединачне канцеларије. Ова транспарентност и брза доступност информација пружају особљу одржавања могућност да предузму одговарајуће кораке у реалном времену, </w:t>
      </w:r>
      <w:r>
        <w:rPr>
          <w:lang w:val="sr-Cyrl-BA"/>
        </w:rPr>
        <w:t>и тиме драстично смањује вријеме реакције одговорних лица на опасну ситуацију.</w:t>
      </w:r>
    </w:p>
    <w:p w14:paraId="00C3EBD3" w14:textId="61F73E39" w:rsidR="00FC7ACB" w:rsidRPr="00FC7ACB" w:rsidRDefault="00FC7ACB" w:rsidP="0000730F">
      <w:pPr>
        <w:pStyle w:val="BodyText"/>
        <w:ind w:firstLine="284"/>
        <w:rPr>
          <w:lang w:val="sr-Latn-CS"/>
        </w:rPr>
      </w:pPr>
      <w:r w:rsidRPr="00FC7ACB">
        <w:rPr>
          <w:lang w:val="sr-Latn-CS"/>
        </w:rPr>
        <w:t xml:space="preserve">Нарочито значајно, систем не само да чува податке, већ и активно реагује на </w:t>
      </w:r>
      <w:r>
        <w:rPr>
          <w:lang w:val="sr-Cyrl-BA"/>
        </w:rPr>
        <w:t>неочекиване вриједности мјерења</w:t>
      </w:r>
      <w:r w:rsidRPr="00FC7ACB">
        <w:rPr>
          <w:lang w:val="sr-Latn-CS"/>
        </w:rPr>
        <w:t>. Уколико изм</w:t>
      </w:r>
      <w:r>
        <w:rPr>
          <w:lang w:val="sr-Cyrl-BA"/>
        </w:rPr>
        <w:t>ј</w:t>
      </w:r>
      <w:r w:rsidRPr="00FC7ACB">
        <w:rPr>
          <w:lang w:val="sr-Latn-CS"/>
        </w:rPr>
        <w:t>ерене вр</w:t>
      </w:r>
      <w:r>
        <w:rPr>
          <w:lang w:val="sr-Cyrl-BA"/>
        </w:rPr>
        <w:t>иј</w:t>
      </w:r>
      <w:r w:rsidR="00C27F5E">
        <w:rPr>
          <w:lang w:val="sr-Latn-CS"/>
        </w:rPr>
        <w:t>едности из</w:t>
      </w:r>
      <w:r w:rsidR="000F6898">
        <w:rPr>
          <w:lang w:val="sr-Latn-CS"/>
        </w:rPr>
        <w:t>ађу из</w:t>
      </w:r>
      <w:r w:rsidR="00A77B50">
        <w:rPr>
          <w:lang w:val="sr-Latn-CS"/>
        </w:rPr>
        <w:t xml:space="preserve"> о</w:t>
      </w:r>
      <w:r w:rsidR="00C27F5E">
        <w:rPr>
          <w:lang w:val="sr-Cyrl-BA"/>
        </w:rPr>
        <w:t>п</w:t>
      </w:r>
      <w:r w:rsidR="00A77B50">
        <w:rPr>
          <w:lang w:val="sr-Latn-CS"/>
        </w:rPr>
        <w:t xml:space="preserve">сега </w:t>
      </w:r>
      <w:r w:rsidR="00A77B50">
        <w:rPr>
          <w:lang w:val="sr-Cyrl-BA"/>
        </w:rPr>
        <w:t xml:space="preserve">дефинисаних </w:t>
      </w:r>
      <w:r w:rsidRPr="00FC7ACB">
        <w:rPr>
          <w:lang w:val="sr-Latn-CS"/>
        </w:rPr>
        <w:t>нормалних вр</w:t>
      </w:r>
      <w:r w:rsidR="000F6898">
        <w:rPr>
          <w:lang w:val="sr-Cyrl-BA"/>
        </w:rPr>
        <w:t>иј</w:t>
      </w:r>
      <w:r w:rsidRPr="00FC7ACB">
        <w:rPr>
          <w:lang w:val="sr-Latn-CS"/>
        </w:rPr>
        <w:t>едности, систем аутоматски обав</w:t>
      </w:r>
      <w:r w:rsidR="000F6898">
        <w:rPr>
          <w:lang w:val="sr-Cyrl-BA"/>
        </w:rPr>
        <w:t>ј</w:t>
      </w:r>
      <w:r w:rsidRPr="00FC7ACB">
        <w:rPr>
          <w:lang w:val="sr-Latn-CS"/>
        </w:rPr>
        <w:t>ештава особље одржавања. У случају екстремних вр</w:t>
      </w:r>
      <w:r w:rsidR="000F6898">
        <w:rPr>
          <w:lang w:val="sr-Cyrl-BA"/>
        </w:rPr>
        <w:t>иј</w:t>
      </w:r>
      <w:r w:rsidRPr="00FC7ACB">
        <w:rPr>
          <w:lang w:val="sr-Latn-CS"/>
        </w:rPr>
        <w:t>едности, када постоји пр</w:t>
      </w:r>
      <w:r w:rsidR="000F6898">
        <w:rPr>
          <w:lang w:val="sr-Cyrl-BA"/>
        </w:rPr>
        <w:t>иј</w:t>
      </w:r>
      <w:r w:rsidRPr="00FC7ACB">
        <w:rPr>
          <w:lang w:val="sr-Latn-CS"/>
        </w:rPr>
        <w:t xml:space="preserve">етња по сигурност, </w:t>
      </w:r>
      <w:r w:rsidRPr="00FC7ACB">
        <w:rPr>
          <w:lang w:val="sr-Latn-CS"/>
        </w:rPr>
        <w:lastRenderedPageBreak/>
        <w:t xml:space="preserve">радници су </w:t>
      </w:r>
      <w:r>
        <w:rPr>
          <w:lang w:val="sr-Cyrl-BA"/>
        </w:rPr>
        <w:t xml:space="preserve">непосредно </w:t>
      </w:r>
      <w:r w:rsidRPr="00FC7ACB">
        <w:rPr>
          <w:lang w:val="sr-Latn-CS"/>
        </w:rPr>
        <w:t>обав</w:t>
      </w:r>
      <w:r w:rsidR="00C7782E">
        <w:rPr>
          <w:lang w:val="sr-Cyrl-BA"/>
        </w:rPr>
        <w:t>и</w:t>
      </w:r>
      <w:r w:rsidR="000F6898">
        <w:rPr>
          <w:lang w:val="sr-Cyrl-BA"/>
        </w:rPr>
        <w:t>ј</w:t>
      </w:r>
      <w:r w:rsidRPr="00FC7ACB">
        <w:rPr>
          <w:lang w:val="sr-Latn-CS"/>
        </w:rPr>
        <w:t>ештени о потреби евакуације, чиме се обезб</w:t>
      </w:r>
      <w:r w:rsidR="000F6898">
        <w:rPr>
          <w:lang w:val="sr-Cyrl-BA"/>
        </w:rPr>
        <w:t>ј</w:t>
      </w:r>
      <w:r w:rsidRPr="00FC7ACB">
        <w:rPr>
          <w:lang w:val="sr-Latn-CS"/>
        </w:rPr>
        <w:t>еђује брза и ефикасна реакција на потенцијалне опасности.</w:t>
      </w:r>
    </w:p>
    <w:p w14:paraId="0C134472" w14:textId="77777777" w:rsidR="00A773EA" w:rsidRDefault="00FC7ACB" w:rsidP="0000730F">
      <w:pPr>
        <w:pStyle w:val="BodyText"/>
        <w:ind w:firstLine="284"/>
        <w:rPr>
          <w:lang w:val="sr-Latn-CS"/>
        </w:rPr>
        <w:sectPr w:rsidR="00A773EA" w:rsidSect="00F65BA9">
          <w:headerReference w:type="default" r:id="rId17"/>
          <w:footerReference w:type="default" r:id="rId18"/>
          <w:pgSz w:w="11907" w:h="16840" w:code="9"/>
          <w:pgMar w:top="1134" w:right="1417" w:bottom="1134" w:left="1418" w:header="567" w:footer="567" w:gutter="0"/>
          <w:cols w:space="720"/>
        </w:sectPr>
      </w:pPr>
      <w:r w:rsidRPr="00FC7ACB">
        <w:rPr>
          <w:lang w:val="sr-Latn-CS"/>
        </w:rPr>
        <w:t xml:space="preserve">У наредним </w:t>
      </w:r>
      <w:r w:rsidR="00C7782E">
        <w:rPr>
          <w:lang w:val="sr-Cyrl-BA"/>
        </w:rPr>
        <w:t>поглављима</w:t>
      </w:r>
      <w:r w:rsidRPr="00FC7ACB">
        <w:rPr>
          <w:lang w:val="sr-Latn-CS"/>
        </w:rPr>
        <w:t xml:space="preserve"> овог рада, размотрићемо </w:t>
      </w:r>
      <w:r w:rsidR="000F6898">
        <w:rPr>
          <w:lang w:val="sr-Latn-CS"/>
        </w:rPr>
        <w:t>концепт рјешења</w:t>
      </w:r>
      <w:r w:rsidR="000F6898">
        <w:rPr>
          <w:lang w:val="sr-Cyrl-BA"/>
        </w:rPr>
        <w:t xml:space="preserve">, </w:t>
      </w:r>
      <w:r w:rsidR="0029624F" w:rsidRPr="0029624F">
        <w:rPr>
          <w:lang w:val="sr-Latn-CS"/>
        </w:rPr>
        <w:t>теориј</w:t>
      </w:r>
      <w:r w:rsidR="00C7782E">
        <w:rPr>
          <w:lang w:val="sr-Latn-CS"/>
        </w:rPr>
        <w:t>ске основе технологија кориш</w:t>
      </w:r>
      <w:r w:rsidR="00C7782E">
        <w:rPr>
          <w:lang w:val="sr-Cyrl-BA"/>
        </w:rPr>
        <w:t>т</w:t>
      </w:r>
      <w:r w:rsidR="0029624F" w:rsidRPr="0029624F">
        <w:rPr>
          <w:lang w:val="sr-Latn-CS"/>
        </w:rPr>
        <w:t>ених у имплементацији</w:t>
      </w:r>
      <w:r w:rsidR="0029624F">
        <w:rPr>
          <w:lang w:val="sr-Latn-CS"/>
        </w:rPr>
        <w:t xml:space="preserve"> </w:t>
      </w:r>
      <w:r w:rsidR="0029624F">
        <w:rPr>
          <w:lang w:val="sr-Cyrl-BA"/>
        </w:rPr>
        <w:t xml:space="preserve">као и  </w:t>
      </w:r>
      <w:r w:rsidRPr="00FC7ACB">
        <w:rPr>
          <w:lang w:val="sr-Latn-CS"/>
        </w:rPr>
        <w:t xml:space="preserve">детаље имплементације </w:t>
      </w:r>
      <w:commentRangeStart w:id="27"/>
      <w:r w:rsidRPr="00FC7ACB">
        <w:rPr>
          <w:lang w:val="sr-Latn-CS"/>
        </w:rPr>
        <w:t>сис</w:t>
      </w:r>
      <w:r w:rsidR="0029624F">
        <w:rPr>
          <w:lang w:val="sr-Latn-CS"/>
        </w:rPr>
        <w:t>тема</w:t>
      </w:r>
      <w:commentRangeEnd w:id="27"/>
      <w:r w:rsidR="00AB5B19">
        <w:rPr>
          <w:rStyle w:val="CommentReference"/>
        </w:rPr>
        <w:commentReference w:id="27"/>
      </w:r>
      <w:r w:rsidR="0029624F">
        <w:rPr>
          <w:lang w:val="sr-Latn-CS"/>
        </w:rPr>
        <w:t>.</w:t>
      </w:r>
    </w:p>
    <w:p w14:paraId="79099E8B" w14:textId="77777777" w:rsidR="00A02D4D" w:rsidRDefault="00922FD4" w:rsidP="00442261">
      <w:pPr>
        <w:pStyle w:val="Heading1"/>
        <w:rPr>
          <w:lang w:val="sr-Cyrl-BA"/>
        </w:rPr>
      </w:pPr>
      <w:bookmarkStart w:id="28" w:name="_Toc157367305"/>
      <w:r>
        <w:rPr>
          <w:lang w:val="sr-Cyrl-BA"/>
        </w:rPr>
        <w:lastRenderedPageBreak/>
        <w:t>Опис реалног система</w:t>
      </w:r>
      <w:bookmarkEnd w:id="28"/>
    </w:p>
    <w:p w14:paraId="539199A8" w14:textId="2FFE2C4B" w:rsidR="00133BE6" w:rsidRPr="00133BE6" w:rsidRDefault="00133BE6" w:rsidP="00834E15">
      <w:pPr>
        <w:ind w:firstLine="284"/>
        <w:rPr>
          <w:lang w:val="sr-Cyrl-BA"/>
        </w:rPr>
      </w:pPr>
      <w:r w:rsidRPr="00133BE6">
        <w:rPr>
          <w:lang w:val="sr-Cyrl-BA"/>
        </w:rPr>
        <w:t xml:space="preserve">У овом </w:t>
      </w:r>
      <w:r w:rsidR="00BD0E38">
        <w:rPr>
          <w:lang w:val="sr-Cyrl-BA"/>
        </w:rPr>
        <w:t xml:space="preserve">поглављу </w:t>
      </w:r>
      <w:commentRangeStart w:id="29"/>
      <w:r w:rsidR="00BD0E38">
        <w:rPr>
          <w:lang w:val="sr-Cyrl-BA"/>
        </w:rPr>
        <w:t xml:space="preserve">се истражује </w:t>
      </w:r>
      <w:commentRangeEnd w:id="29"/>
      <w:r w:rsidR="004057C8">
        <w:rPr>
          <w:rStyle w:val="CommentReference"/>
          <w:lang w:eastAsia="ar-SA"/>
        </w:rPr>
        <w:commentReference w:id="29"/>
      </w:r>
      <w:r w:rsidR="00BD0E38">
        <w:rPr>
          <w:lang w:val="sr-Cyrl-BA"/>
        </w:rPr>
        <w:t>реални</w:t>
      </w:r>
      <w:r w:rsidRPr="00133BE6">
        <w:rPr>
          <w:lang w:val="sr-Cyrl-BA"/>
        </w:rPr>
        <w:t xml:space="preserve"> систем, описује начин његовог функционисања кроз идентификована правила пословања, </w:t>
      </w:r>
      <w:commentRangeStart w:id="30"/>
      <w:r w:rsidRPr="00133BE6">
        <w:rPr>
          <w:lang w:val="sr-Cyrl-BA"/>
        </w:rPr>
        <w:t>као и захт</w:t>
      </w:r>
      <w:r w:rsidR="00BD0E38">
        <w:rPr>
          <w:lang w:val="sr-Cyrl-BA"/>
        </w:rPr>
        <w:t>ј</w:t>
      </w:r>
      <w:r w:rsidRPr="00133BE6">
        <w:rPr>
          <w:lang w:val="sr-Cyrl-BA"/>
        </w:rPr>
        <w:t xml:space="preserve">еви који су постављени пред систем </w:t>
      </w:r>
      <w:commentRangeEnd w:id="30"/>
      <w:r w:rsidR="004057C8">
        <w:rPr>
          <w:rStyle w:val="CommentReference"/>
          <w:lang w:eastAsia="ar-SA"/>
        </w:rPr>
        <w:commentReference w:id="30"/>
      </w:r>
      <w:r w:rsidRPr="00133BE6">
        <w:rPr>
          <w:lang w:val="sr-Cyrl-BA"/>
        </w:rPr>
        <w:t>током фазе спецификације корисничких захт</w:t>
      </w:r>
      <w:r w:rsidR="00BD0E38">
        <w:rPr>
          <w:lang w:val="sr-Cyrl-BA"/>
        </w:rPr>
        <w:t>ј</w:t>
      </w:r>
      <w:r w:rsidRPr="00133BE6">
        <w:rPr>
          <w:lang w:val="sr-Cyrl-BA"/>
        </w:rPr>
        <w:t>ева.</w:t>
      </w:r>
    </w:p>
    <w:p w14:paraId="510824A1" w14:textId="77777777" w:rsidR="00F34AF5" w:rsidRDefault="00F34AF5" w:rsidP="00F34AF5">
      <w:pPr>
        <w:pStyle w:val="Heading2"/>
        <w:rPr>
          <w:lang w:val="sr-Cyrl-BA"/>
        </w:rPr>
      </w:pPr>
      <w:bookmarkStart w:id="31" w:name="_Toc157367306"/>
      <w:r>
        <w:rPr>
          <w:lang w:val="sr-Cyrl-BA"/>
        </w:rPr>
        <w:t>Класе корисника и њихове карактеристике</w:t>
      </w:r>
      <w:bookmarkEnd w:id="31"/>
    </w:p>
    <w:p w14:paraId="46CFB730" w14:textId="77777777" w:rsidR="00F34AF5" w:rsidRDefault="00F34AF5" w:rsidP="00F26FED">
      <w:pPr>
        <w:ind w:firstLine="284"/>
        <w:rPr>
          <w:lang w:val="sr-Cyrl-BA"/>
        </w:rPr>
      </w:pPr>
      <w:r>
        <w:rPr>
          <w:lang w:val="sr-Cyrl-BA"/>
        </w:rPr>
        <w:t>Систем разликује три групе корисника:</w:t>
      </w:r>
    </w:p>
    <w:p w14:paraId="795F1688" w14:textId="1F4DF1EA" w:rsidR="00DF5B5B" w:rsidRDefault="00286F50" w:rsidP="00DF5B5B">
      <w:pPr>
        <w:pStyle w:val="ListParagraph"/>
        <w:numPr>
          <w:ilvl w:val="0"/>
          <w:numId w:val="22"/>
        </w:numPr>
        <w:ind w:left="1134" w:hanging="305"/>
        <w:rPr>
          <w:lang w:val="sr-Cyrl-BA"/>
        </w:rPr>
      </w:pPr>
      <w:r>
        <w:rPr>
          <w:lang w:val="sr-Cyrl-BA"/>
        </w:rPr>
        <w:t>А</w:t>
      </w:r>
      <w:r w:rsidR="00DF5B5B">
        <w:rPr>
          <w:lang w:val="sr-Cyrl-BA"/>
        </w:rPr>
        <w:t>дминистратор</w:t>
      </w:r>
      <w:r w:rsidR="00BD0E38">
        <w:rPr>
          <w:lang w:val="sr-Cyrl-BA"/>
        </w:rPr>
        <w:t>,</w:t>
      </w:r>
    </w:p>
    <w:p w14:paraId="55C45053" w14:textId="045149F3" w:rsidR="00F34AF5" w:rsidRDefault="00286F50" w:rsidP="00F34AF5">
      <w:pPr>
        <w:pStyle w:val="ListParagraph"/>
        <w:numPr>
          <w:ilvl w:val="0"/>
          <w:numId w:val="22"/>
        </w:numPr>
        <w:ind w:left="1134" w:hanging="305"/>
        <w:rPr>
          <w:lang w:val="sr-Cyrl-BA"/>
        </w:rPr>
      </w:pPr>
      <w:r>
        <w:rPr>
          <w:lang w:val="sr-Cyrl-BA"/>
        </w:rPr>
        <w:t>Р</w:t>
      </w:r>
      <w:r w:rsidR="00F34AF5">
        <w:rPr>
          <w:lang w:val="sr-Cyrl-BA"/>
        </w:rPr>
        <w:t>адник одржавања система</w:t>
      </w:r>
      <w:r w:rsidR="00BD0E38">
        <w:rPr>
          <w:lang w:val="sr-Cyrl-BA"/>
        </w:rPr>
        <w:t xml:space="preserve"> и </w:t>
      </w:r>
    </w:p>
    <w:p w14:paraId="4C91CC10" w14:textId="1AEBFCFD" w:rsidR="00F34AF5" w:rsidRDefault="00286F50" w:rsidP="00F34AF5">
      <w:pPr>
        <w:pStyle w:val="ListParagraph"/>
        <w:numPr>
          <w:ilvl w:val="0"/>
          <w:numId w:val="22"/>
        </w:numPr>
        <w:ind w:left="1134" w:hanging="305"/>
        <w:rPr>
          <w:lang w:val="sr-Cyrl-BA"/>
        </w:rPr>
      </w:pPr>
      <w:r>
        <w:rPr>
          <w:lang w:val="sr-Cyrl-BA"/>
        </w:rPr>
        <w:t>Р</w:t>
      </w:r>
      <w:r w:rsidR="00DF5B5B">
        <w:rPr>
          <w:lang w:val="sr-Cyrl-BA"/>
        </w:rPr>
        <w:t>адник</w:t>
      </w:r>
      <w:ins w:id="32" w:author="Vladimir Dimitrieski" w:date="2024-02-02T20:31:00Z">
        <w:r w:rsidR="00152639">
          <w:rPr>
            <w:lang w:val="sr-Cyrl-BA"/>
          </w:rPr>
          <w:t>.</w:t>
        </w:r>
      </w:ins>
    </w:p>
    <w:p w14:paraId="6DC89E4A" w14:textId="71802F3E" w:rsidR="00F34AF5" w:rsidRDefault="00F34AF5" w:rsidP="00F26FED">
      <w:pPr>
        <w:ind w:firstLine="284"/>
        <w:rPr>
          <w:lang w:val="sr-Cyrl-BA"/>
        </w:rPr>
      </w:pPr>
      <w:r>
        <w:rPr>
          <w:lang w:val="sr-Cyrl-BA"/>
        </w:rPr>
        <w:t xml:space="preserve">Корисници типа </w:t>
      </w:r>
      <w:r w:rsidRPr="00F26FED">
        <w:rPr>
          <w:u w:val="single"/>
          <w:lang w:val="sr-Cyrl-BA"/>
        </w:rPr>
        <w:t>администратор</w:t>
      </w:r>
      <w:r>
        <w:rPr>
          <w:lang w:val="sr-Cyrl-BA"/>
        </w:rPr>
        <w:t xml:space="preserve"> су овлаштена лица која имају право приступа свим функционалностима система. Администратор је задужен да стање у реалном систему евидентира у информациони систем, односно да у систему региструје сваку канце</w:t>
      </w:r>
      <w:r w:rsidR="00F26FED">
        <w:rPr>
          <w:lang w:val="sr-Cyrl-BA"/>
        </w:rPr>
        <w:t>ларију из пословне з</w:t>
      </w:r>
      <w:r>
        <w:rPr>
          <w:lang w:val="sr-Cyrl-BA"/>
        </w:rPr>
        <w:t xml:space="preserve">граде, забиљежи сваки инсталиран сензор и слично. </w:t>
      </w:r>
      <w:commentRangeStart w:id="33"/>
      <w:r>
        <w:rPr>
          <w:lang w:val="sr-Cyrl-BA"/>
        </w:rPr>
        <w:t xml:space="preserve">Све у циљу да информациони систем вјеродостојно осликава реални, и омогући олакшавање надгледања </w:t>
      </w:r>
      <w:r w:rsidR="00F26FED">
        <w:rPr>
          <w:lang w:val="sr-Cyrl-BA"/>
        </w:rPr>
        <w:t xml:space="preserve">очитаних </w:t>
      </w:r>
      <w:r w:rsidR="00286F50">
        <w:rPr>
          <w:lang w:val="sr-Cyrl-BA"/>
        </w:rPr>
        <w:t>вриједности са се</w:t>
      </w:r>
      <w:r>
        <w:rPr>
          <w:lang w:val="sr-Cyrl-BA"/>
        </w:rPr>
        <w:t>нзора као и аутоматизацију система за слање обавјештења.</w:t>
      </w:r>
      <w:commentRangeEnd w:id="33"/>
      <w:r w:rsidR="00CC400B">
        <w:rPr>
          <w:rStyle w:val="CommentReference"/>
          <w:lang w:eastAsia="ar-SA"/>
        </w:rPr>
        <w:commentReference w:id="33"/>
      </w:r>
    </w:p>
    <w:p w14:paraId="7E1C5479" w14:textId="5DA14EBD" w:rsidR="00F26FED" w:rsidRDefault="00F26FED" w:rsidP="00F26FED">
      <w:pPr>
        <w:ind w:firstLine="284"/>
        <w:rPr>
          <w:lang w:val="sr-Cyrl-BA"/>
        </w:rPr>
      </w:pPr>
      <w:r>
        <w:rPr>
          <w:lang w:val="sr-Cyrl-BA"/>
        </w:rPr>
        <w:t xml:space="preserve">Корисници типа </w:t>
      </w:r>
      <w:r w:rsidRPr="00F26FED">
        <w:rPr>
          <w:u w:val="single"/>
          <w:lang w:val="sr-Cyrl-BA"/>
        </w:rPr>
        <w:t>радник одржавања система</w:t>
      </w:r>
      <w:r>
        <w:rPr>
          <w:lang w:val="sr-Cyrl-BA"/>
        </w:rPr>
        <w:t xml:space="preserve"> су </w:t>
      </w:r>
      <w:r w:rsidR="00DF5B5B">
        <w:rPr>
          <w:lang w:val="sr-Cyrl-BA"/>
        </w:rPr>
        <w:t>људи који су задужени за надгледање очитавања са сензора и којима је омогућено слање наређења о евакуацији свим радницима у згради. Због вјеродостојности информација и стабилности система</w:t>
      </w:r>
      <w:r w:rsidR="00286F50">
        <w:rPr>
          <w:lang w:val="sr-Cyrl-BA"/>
        </w:rPr>
        <w:t>,</w:t>
      </w:r>
      <w:r w:rsidR="00DF5B5B">
        <w:rPr>
          <w:lang w:val="sr-Cyrl-BA"/>
        </w:rPr>
        <w:t xml:space="preserve"> радник одржавања система нема право приступа административном дијелу софтвера, тачније функционалности 2.2.7 из поглавља Функционални захтјеви.</w:t>
      </w:r>
    </w:p>
    <w:p w14:paraId="675E05EE" w14:textId="501DB4BB" w:rsidR="00ED5C80" w:rsidRPr="00F34AF5" w:rsidRDefault="00DF5B5B" w:rsidP="00442261">
      <w:pPr>
        <w:ind w:firstLine="284"/>
        <w:rPr>
          <w:lang w:val="sr-Cyrl-BA"/>
        </w:rPr>
      </w:pPr>
      <w:r>
        <w:rPr>
          <w:lang w:val="sr-Cyrl-BA"/>
        </w:rPr>
        <w:t xml:space="preserve">Корисници типа </w:t>
      </w:r>
      <w:r w:rsidRPr="00DF5B5B">
        <w:rPr>
          <w:u w:val="single"/>
          <w:lang w:val="sr-Cyrl-BA"/>
        </w:rPr>
        <w:t>радник</w:t>
      </w:r>
      <w:r>
        <w:rPr>
          <w:lang w:val="sr-Cyrl-BA"/>
        </w:rPr>
        <w:t xml:space="preserve"> </w:t>
      </w:r>
      <w:r w:rsidRPr="00DF5B5B">
        <w:rPr>
          <w:lang w:val="sr-Cyrl-BA"/>
        </w:rPr>
        <w:t>представљају запослене у пос</w:t>
      </w:r>
      <w:r>
        <w:rPr>
          <w:lang w:val="sr-Cyrl-BA"/>
        </w:rPr>
        <w:t>ловном објекту који се надгледа. О</w:t>
      </w:r>
      <w:r w:rsidR="008716A9">
        <w:rPr>
          <w:lang w:val="sr-Cyrl-BA"/>
        </w:rPr>
        <w:t>ни имају најограниченија</w:t>
      </w:r>
      <w:r>
        <w:rPr>
          <w:lang w:val="sr-Cyrl-BA"/>
        </w:rPr>
        <w:t xml:space="preserve"> права приступа, која се своде на посмарање врије</w:t>
      </w:r>
      <w:r w:rsidR="00286F50">
        <w:rPr>
          <w:lang w:val="sr-Cyrl-BA"/>
        </w:rPr>
        <w:t>д</w:t>
      </w:r>
      <w:r>
        <w:rPr>
          <w:lang w:val="sr-Cyrl-BA"/>
        </w:rPr>
        <w:t xml:space="preserve">ности очитаних </w:t>
      </w:r>
      <w:commentRangeStart w:id="34"/>
      <w:r w:rsidR="00286F50">
        <w:rPr>
          <w:lang w:val="sr-Cyrl-BA"/>
        </w:rPr>
        <w:t>параметара</w:t>
      </w:r>
      <w:commentRangeEnd w:id="34"/>
      <w:r w:rsidR="00354AA6">
        <w:rPr>
          <w:rStyle w:val="CommentReference"/>
          <w:lang w:eastAsia="ar-SA"/>
        </w:rPr>
        <w:commentReference w:id="34"/>
      </w:r>
      <w:r>
        <w:rPr>
          <w:lang w:val="sr-Cyrl-BA"/>
        </w:rPr>
        <w:t>.</w:t>
      </w:r>
    </w:p>
    <w:p w14:paraId="75030006" w14:textId="77777777" w:rsidR="00F34AF5" w:rsidRPr="00F34AF5" w:rsidRDefault="00F34AF5" w:rsidP="00F34AF5">
      <w:pPr>
        <w:pStyle w:val="Heading2"/>
        <w:rPr>
          <w:lang w:val="sr-Cyrl-BA"/>
        </w:rPr>
      </w:pPr>
      <w:bookmarkStart w:id="35" w:name="_Toc157367307"/>
      <w:r>
        <w:rPr>
          <w:lang w:val="sr-Cyrl-BA"/>
        </w:rPr>
        <w:lastRenderedPageBreak/>
        <w:t>Функционални захтјеви</w:t>
      </w:r>
      <w:bookmarkEnd w:id="35"/>
    </w:p>
    <w:p w14:paraId="6998F97C" w14:textId="77777777" w:rsidR="00725E8F" w:rsidRPr="00442261" w:rsidRDefault="00725E8F" w:rsidP="0000730F">
      <w:pPr>
        <w:pStyle w:val="Heading3"/>
        <w:ind w:left="284" w:hanging="284"/>
        <w:rPr>
          <w:b w:val="0"/>
          <w:lang w:val="sr-Cyrl-BA"/>
        </w:rPr>
      </w:pPr>
      <w:r w:rsidRPr="00725E8F">
        <w:rPr>
          <w:b w:val="0"/>
          <w:i/>
          <w:lang w:val="sr-Cyrl-BA"/>
        </w:rPr>
        <w:t xml:space="preserve"> </w:t>
      </w:r>
      <w:bookmarkStart w:id="36" w:name="_Toc157367308"/>
      <w:commentRangeStart w:id="37"/>
      <w:r w:rsidRPr="00442261">
        <w:rPr>
          <w:b w:val="0"/>
          <w:lang w:val="sr-Cyrl-BA"/>
        </w:rPr>
        <w:t>Пријава</w:t>
      </w:r>
      <w:commentRangeEnd w:id="37"/>
      <w:r w:rsidR="00E84F71">
        <w:rPr>
          <w:rStyle w:val="CommentReference"/>
          <w:rFonts w:ascii="Times New Roman" w:hAnsi="Times New Roman" w:cs="Times New Roman"/>
          <w:b w:val="0"/>
          <w:bCs w:val="0"/>
          <w:lang w:eastAsia="ar-SA"/>
        </w:rPr>
        <w:commentReference w:id="37"/>
      </w:r>
      <w:r w:rsidRPr="00442261">
        <w:rPr>
          <w:b w:val="0"/>
          <w:lang w:val="sr-Cyrl-BA"/>
        </w:rPr>
        <w:t xml:space="preserve"> на систем</w:t>
      </w:r>
      <w:bookmarkEnd w:id="36"/>
    </w:p>
    <w:p w14:paraId="259324AE" w14:textId="242A044E" w:rsidR="007D4C72" w:rsidRDefault="00932028" w:rsidP="0000730F">
      <w:pPr>
        <w:ind w:firstLine="284"/>
        <w:rPr>
          <w:lang w:val="sr-Cyrl-BA"/>
        </w:rPr>
      </w:pPr>
      <w:r>
        <w:rPr>
          <w:lang w:val="sr-Cyrl-BA"/>
        </w:rPr>
        <w:t>Корисници који су претходно регистровани у систем од стране администратора могу да се пријаве на си</w:t>
      </w:r>
      <w:r w:rsidR="0082537E">
        <w:rPr>
          <w:lang w:val="sr-Cyrl-BA"/>
        </w:rPr>
        <w:t>с</w:t>
      </w:r>
      <w:r>
        <w:rPr>
          <w:lang w:val="sr-Cyrl-BA"/>
        </w:rPr>
        <w:t>тем користећи свој</w:t>
      </w:r>
      <w:r w:rsidR="0082537E">
        <w:rPr>
          <w:lang w:val="sr-Cyrl-BA"/>
        </w:rPr>
        <w:t>у</w:t>
      </w:r>
      <w:r>
        <w:rPr>
          <w:lang w:val="sr-Cyrl-BA"/>
        </w:rPr>
        <w:t xml:space="preserve"> </w:t>
      </w:r>
      <w:r w:rsidR="0082537E" w:rsidRPr="0082537E">
        <w:rPr>
          <w:lang w:val="sr-Cyrl-BA"/>
        </w:rPr>
        <w:t>мејл адресу</w:t>
      </w:r>
      <w:r w:rsidR="0082537E">
        <w:rPr>
          <w:i/>
          <w:lang w:val="sr-Cyrl-BA"/>
        </w:rPr>
        <w:t xml:space="preserve"> </w:t>
      </w:r>
      <w:r>
        <w:rPr>
          <w:lang w:val="sr-Cyrl-BA"/>
        </w:rPr>
        <w:t xml:space="preserve">и лозинку. </w:t>
      </w:r>
    </w:p>
    <w:p w14:paraId="055C79E4" w14:textId="29737910" w:rsidR="00932028" w:rsidRPr="0082537E" w:rsidRDefault="00932028" w:rsidP="0000730F">
      <w:pPr>
        <w:ind w:firstLine="284"/>
        <w:rPr>
          <w:lang w:val="sr-Cyrl-BA"/>
        </w:rPr>
      </w:pPr>
      <w:r>
        <w:rPr>
          <w:lang w:val="sr-Cyrl-BA"/>
        </w:rPr>
        <w:t xml:space="preserve">Корисник типа </w:t>
      </w:r>
      <w:r w:rsidRPr="0082537E">
        <w:rPr>
          <w:lang w:val="sr-Cyrl-BA"/>
        </w:rPr>
        <w:t>радник може д</w:t>
      </w:r>
      <w:r w:rsidR="007D4C72" w:rsidRPr="0082537E">
        <w:rPr>
          <w:lang w:val="sr-Cyrl-BA"/>
        </w:rPr>
        <w:t xml:space="preserve">а приступи функционалностима </w:t>
      </w:r>
      <w:r w:rsidR="0082537E">
        <w:rPr>
          <w:lang w:val="sr-Cyrl-BA"/>
        </w:rPr>
        <w:t xml:space="preserve">2.2.2, </w:t>
      </w:r>
      <w:r w:rsidR="007D4C72" w:rsidRPr="0082537E">
        <w:rPr>
          <w:lang w:val="sr-Cyrl-BA"/>
        </w:rPr>
        <w:t>2.2.3, 2.2.4 и 2.2</w:t>
      </w:r>
      <w:r w:rsidRPr="0082537E">
        <w:rPr>
          <w:lang w:val="sr-Cyrl-BA"/>
        </w:rPr>
        <w:t>.5.</w:t>
      </w:r>
    </w:p>
    <w:p w14:paraId="75F1690E" w14:textId="77777777" w:rsidR="00932028" w:rsidRPr="0082537E" w:rsidRDefault="00932028" w:rsidP="0000730F">
      <w:pPr>
        <w:ind w:firstLine="284"/>
        <w:rPr>
          <w:lang w:val="sr-Cyrl-BA"/>
        </w:rPr>
      </w:pPr>
      <w:r w:rsidRPr="0082537E">
        <w:rPr>
          <w:lang w:val="sr-Cyrl-BA"/>
        </w:rPr>
        <w:t>Корисник типа радник одржавања система може д</w:t>
      </w:r>
      <w:r w:rsidR="007D4C72" w:rsidRPr="0082537E">
        <w:rPr>
          <w:lang w:val="sr-Cyrl-BA"/>
        </w:rPr>
        <w:t>а приступи функционалностима 2.2.2, 2.2.3, 2.2.4, 2.2.5, 2.2</w:t>
      </w:r>
      <w:r w:rsidRPr="0082537E">
        <w:rPr>
          <w:lang w:val="sr-Cyrl-BA"/>
        </w:rPr>
        <w:t>.6.</w:t>
      </w:r>
    </w:p>
    <w:p w14:paraId="09175E19" w14:textId="77777777" w:rsidR="00932028" w:rsidRPr="00932028" w:rsidRDefault="00932028" w:rsidP="0000730F">
      <w:pPr>
        <w:ind w:firstLine="284"/>
        <w:rPr>
          <w:lang w:val="sr-Cyrl-BA"/>
        </w:rPr>
      </w:pPr>
      <w:r w:rsidRPr="0082537E">
        <w:rPr>
          <w:lang w:val="sr-Cyrl-BA"/>
        </w:rPr>
        <w:t>Корисник типа администратор може</w:t>
      </w:r>
      <w:r>
        <w:rPr>
          <w:lang w:val="sr-Cyrl-BA"/>
        </w:rPr>
        <w:t xml:space="preserve"> да приступ свим функционалностима </w:t>
      </w:r>
      <w:commentRangeStart w:id="38"/>
      <w:r>
        <w:rPr>
          <w:lang w:val="sr-Cyrl-BA"/>
        </w:rPr>
        <w:t>система</w:t>
      </w:r>
      <w:commentRangeEnd w:id="38"/>
      <w:r w:rsidR="00E84F71">
        <w:rPr>
          <w:rStyle w:val="CommentReference"/>
          <w:lang w:eastAsia="ar-SA"/>
        </w:rPr>
        <w:commentReference w:id="38"/>
      </w:r>
      <w:r>
        <w:rPr>
          <w:lang w:val="sr-Cyrl-BA"/>
        </w:rPr>
        <w:t>.</w:t>
      </w:r>
    </w:p>
    <w:p w14:paraId="7FE3D94C" w14:textId="77777777" w:rsidR="007C256C" w:rsidRPr="00442261" w:rsidRDefault="007C256C" w:rsidP="0000730F">
      <w:pPr>
        <w:pStyle w:val="Heading3"/>
        <w:ind w:left="284" w:hanging="284"/>
        <w:rPr>
          <w:b w:val="0"/>
          <w:lang w:val="sr-Cyrl-BA"/>
        </w:rPr>
      </w:pPr>
      <w:r w:rsidRPr="007C256C">
        <w:rPr>
          <w:b w:val="0"/>
          <w:i/>
          <w:lang w:val="sr-Cyrl-BA"/>
        </w:rPr>
        <w:t xml:space="preserve"> </w:t>
      </w:r>
      <w:bookmarkStart w:id="39" w:name="_Toc157367309"/>
      <w:r w:rsidRPr="00442261">
        <w:rPr>
          <w:b w:val="0"/>
          <w:lang w:val="sr-Cyrl-BA"/>
        </w:rPr>
        <w:t>С</w:t>
      </w:r>
      <w:r w:rsidR="005B2EAE" w:rsidRPr="00442261">
        <w:rPr>
          <w:b w:val="0"/>
          <w:lang w:val="sr-Cyrl-BA"/>
        </w:rPr>
        <w:t>имулација уласка/</w:t>
      </w:r>
      <w:r w:rsidRPr="00442261">
        <w:rPr>
          <w:b w:val="0"/>
          <w:lang w:val="sr-Cyrl-BA"/>
        </w:rPr>
        <w:t>изласка радника из пословног објекта</w:t>
      </w:r>
      <w:bookmarkEnd w:id="39"/>
      <w:r w:rsidRPr="00442261">
        <w:rPr>
          <w:b w:val="0"/>
          <w:lang w:val="sr-Cyrl-BA"/>
        </w:rPr>
        <w:t xml:space="preserve">   </w:t>
      </w:r>
    </w:p>
    <w:p w14:paraId="70DE246C" w14:textId="23AF93D8" w:rsidR="005B2EAE" w:rsidRDefault="005B2EAE" w:rsidP="0000730F">
      <w:pPr>
        <w:ind w:firstLine="284"/>
        <w:rPr>
          <w:lang w:val="sr-Cyrl-BA"/>
        </w:rPr>
      </w:pPr>
      <w:r w:rsidRPr="005B2EAE">
        <w:rPr>
          <w:lang w:val="sr-Cyrl-BA"/>
        </w:rPr>
        <w:t xml:space="preserve">Систем треба да омогући кориснику избор пословног простора </w:t>
      </w:r>
      <w:r>
        <w:rPr>
          <w:lang w:val="sr-Cyrl-BA"/>
        </w:rPr>
        <w:t xml:space="preserve">и </w:t>
      </w:r>
      <w:commentRangeStart w:id="40"/>
      <w:r w:rsidRPr="005B2EAE">
        <w:rPr>
          <w:lang w:val="sr-Cyrl-BA"/>
        </w:rPr>
        <w:t>симулацију уласка или изласк</w:t>
      </w:r>
      <w:r w:rsidR="004A397E">
        <w:rPr>
          <w:lang w:val="sr-Cyrl-BA"/>
        </w:rPr>
        <w:t xml:space="preserve">а </w:t>
      </w:r>
      <w:commentRangeEnd w:id="40"/>
      <w:r w:rsidR="00CA619F">
        <w:rPr>
          <w:rStyle w:val="CommentReference"/>
          <w:lang w:eastAsia="ar-SA"/>
        </w:rPr>
        <w:commentReference w:id="40"/>
      </w:r>
      <w:r w:rsidR="004A397E">
        <w:rPr>
          <w:lang w:val="sr-Cyrl-BA"/>
        </w:rPr>
        <w:t>запосленог</w:t>
      </w:r>
      <w:r w:rsidR="0082537E">
        <w:rPr>
          <w:lang w:val="sr-Cyrl-BA"/>
        </w:rPr>
        <w:t xml:space="preserve"> из претходно одабраног пословног простора</w:t>
      </w:r>
      <w:r w:rsidR="004A397E">
        <w:rPr>
          <w:lang w:val="sr-Cyrl-BA"/>
        </w:rPr>
        <w:t>. Корисник би треба</w:t>
      </w:r>
      <w:r w:rsidRPr="005B2EAE">
        <w:rPr>
          <w:lang w:val="sr-Cyrl-BA"/>
        </w:rPr>
        <w:t>о да може да одабере конкретног запос</w:t>
      </w:r>
      <w:r w:rsidR="0082537E">
        <w:rPr>
          <w:lang w:val="sr-Cyrl-BA"/>
        </w:rPr>
        <w:t>леног, а систем би затим требао</w:t>
      </w:r>
      <w:r w:rsidRPr="005B2EAE">
        <w:rPr>
          <w:lang w:val="sr-Cyrl-BA"/>
        </w:rPr>
        <w:t xml:space="preserve"> да генерише сценарио уласка или изласка. Ова функционалност такође би требало да обезб</w:t>
      </w:r>
      <w:r w:rsidR="00A359D6">
        <w:rPr>
          <w:lang w:val="sr-Cyrl-BA"/>
        </w:rPr>
        <w:t>и</w:t>
      </w:r>
      <w:r w:rsidR="0082537E">
        <w:rPr>
          <w:lang w:val="sr-Cyrl-BA"/>
        </w:rPr>
        <w:t>ј</w:t>
      </w:r>
      <w:r w:rsidRPr="005B2EAE">
        <w:rPr>
          <w:lang w:val="sr-Cyrl-BA"/>
        </w:rPr>
        <w:t>еди логичку пров</w:t>
      </w:r>
      <w:r w:rsidR="0082537E">
        <w:rPr>
          <w:lang w:val="sr-Cyrl-BA"/>
        </w:rPr>
        <w:t>ј</w:t>
      </w:r>
      <w:r w:rsidRPr="005B2EAE">
        <w:rPr>
          <w:lang w:val="sr-Cyrl-BA"/>
        </w:rPr>
        <w:t xml:space="preserve">еру, као што је </w:t>
      </w:r>
      <w:r>
        <w:rPr>
          <w:lang w:val="sr-Cyrl-BA"/>
        </w:rPr>
        <w:t>ограничење</w:t>
      </w:r>
      <w:r w:rsidRPr="005B2EAE">
        <w:rPr>
          <w:lang w:val="sr-Cyrl-BA"/>
        </w:rPr>
        <w:t xml:space="preserve"> </w:t>
      </w:r>
      <w:r>
        <w:rPr>
          <w:lang w:val="sr-Cyrl-BA"/>
        </w:rPr>
        <w:t>да корисник може да симулира излазак само за оне запослене који се у том тренутку налазе унутар пословног објекта</w:t>
      </w:r>
      <w:r w:rsidRPr="005B2EAE">
        <w:rPr>
          <w:lang w:val="sr-Cyrl-BA"/>
        </w:rPr>
        <w:t>. Додатн</w:t>
      </w:r>
      <w:r w:rsidR="0082537E">
        <w:rPr>
          <w:lang w:val="sr-Cyrl-BA"/>
        </w:rPr>
        <w:t>о, систем би требао</w:t>
      </w:r>
      <w:r>
        <w:rPr>
          <w:lang w:val="sr-Cyrl-BA"/>
        </w:rPr>
        <w:t xml:space="preserve"> да чува</w:t>
      </w:r>
      <w:r w:rsidRPr="005B2EAE">
        <w:rPr>
          <w:lang w:val="sr-Cyrl-BA"/>
        </w:rPr>
        <w:t xml:space="preserve"> податк</w:t>
      </w:r>
      <w:r w:rsidR="0082537E">
        <w:rPr>
          <w:lang w:val="sr-Cyrl-BA"/>
        </w:rPr>
        <w:t>е о симулираним уласцима и изласц</w:t>
      </w:r>
      <w:r w:rsidRPr="005B2EAE">
        <w:rPr>
          <w:lang w:val="sr-Cyrl-BA"/>
        </w:rPr>
        <w:t xml:space="preserve">има, омогућавајући каснију анализу и </w:t>
      </w:r>
      <w:r w:rsidR="004A397E">
        <w:rPr>
          <w:lang w:val="sr-Cyrl-BA"/>
        </w:rPr>
        <w:t xml:space="preserve">праћење </w:t>
      </w:r>
      <w:r w:rsidRPr="005B2EAE">
        <w:rPr>
          <w:lang w:val="sr-Cyrl-BA"/>
        </w:rPr>
        <w:t>активности запослених.</w:t>
      </w:r>
    </w:p>
    <w:p w14:paraId="7A0A10D1" w14:textId="77777777" w:rsidR="00F75191" w:rsidRPr="00442261" w:rsidRDefault="00F75191" w:rsidP="0000730F">
      <w:pPr>
        <w:pStyle w:val="Heading3"/>
        <w:ind w:left="284" w:hanging="284"/>
        <w:rPr>
          <w:b w:val="0"/>
          <w:lang w:val="sr-Cyrl-BA"/>
        </w:rPr>
      </w:pPr>
      <w:bookmarkStart w:id="41" w:name="_Toc157367310"/>
      <w:r w:rsidRPr="00442261">
        <w:rPr>
          <w:b w:val="0"/>
          <w:lang w:val="sr-Cyrl-BA"/>
        </w:rPr>
        <w:t>Надгледање параметара на нивоу пословног објекта</w:t>
      </w:r>
      <w:bookmarkEnd w:id="41"/>
    </w:p>
    <w:p w14:paraId="004645A6" w14:textId="77777777" w:rsidR="00F75191" w:rsidRDefault="00F75191" w:rsidP="0000730F">
      <w:pPr>
        <w:ind w:firstLine="284"/>
        <w:rPr>
          <w:lang w:val="sr-Cyrl-BA"/>
        </w:rPr>
      </w:pPr>
      <w:r>
        <w:rPr>
          <w:lang w:val="sr-Cyrl-BA"/>
        </w:rPr>
        <w:t>Систем треба да омогући кориснику систематичан графички приказ свих параметар</w:t>
      </w:r>
      <w:r w:rsidR="000C355B">
        <w:rPr>
          <w:lang w:val="sr-Cyrl-BA"/>
        </w:rPr>
        <w:t xml:space="preserve">а </w:t>
      </w:r>
      <w:r>
        <w:rPr>
          <w:lang w:val="sr-Cyrl-BA"/>
        </w:rPr>
        <w:t>(</w:t>
      </w:r>
      <w:r w:rsidR="00C70126">
        <w:rPr>
          <w:lang w:val="sr-Cyrl-BA"/>
        </w:rPr>
        <w:t>угљен моноксида, температуре и в</w:t>
      </w:r>
      <w:r>
        <w:rPr>
          <w:lang w:val="sr-Cyrl-BA"/>
        </w:rPr>
        <w:t xml:space="preserve">лажности ваздуха) на нивоу пословног објекта. Графикон треба да приказује вриједности параметара у реалном времену. </w:t>
      </w:r>
    </w:p>
    <w:p w14:paraId="000A0709" w14:textId="77777777" w:rsidR="00C70126" w:rsidRPr="00442261" w:rsidRDefault="00C70126" w:rsidP="0000730F">
      <w:pPr>
        <w:pStyle w:val="Heading3"/>
        <w:ind w:left="284" w:hanging="284"/>
        <w:rPr>
          <w:b w:val="0"/>
          <w:lang w:val="sr-Cyrl-BA"/>
        </w:rPr>
      </w:pPr>
      <w:bookmarkStart w:id="42" w:name="_Toc157367311"/>
      <w:r w:rsidRPr="00442261">
        <w:rPr>
          <w:b w:val="0"/>
          <w:lang w:val="sr-Cyrl-BA"/>
        </w:rPr>
        <w:t>Надгледање параметара на нивоу канцеларије</w:t>
      </w:r>
      <w:bookmarkEnd w:id="42"/>
    </w:p>
    <w:p w14:paraId="0BA0138D" w14:textId="02AE92CE" w:rsidR="00C70126" w:rsidRDefault="00C70126" w:rsidP="0000730F">
      <w:pPr>
        <w:ind w:firstLine="284"/>
        <w:rPr>
          <w:lang w:val="sr-Cyrl-BA"/>
        </w:rPr>
      </w:pPr>
      <w:r>
        <w:rPr>
          <w:lang w:val="sr-Cyrl-BA"/>
        </w:rPr>
        <w:t>Систем треба да омогући кориснику систематичан графички приказ свих параметар</w:t>
      </w:r>
      <w:r w:rsidR="000C355B">
        <w:rPr>
          <w:lang w:val="sr-Cyrl-BA"/>
        </w:rPr>
        <w:t xml:space="preserve">а </w:t>
      </w:r>
      <w:r>
        <w:rPr>
          <w:lang w:val="sr-Cyrl-BA"/>
        </w:rPr>
        <w:t>(угљен моноксида, температуре и влажности ваздуха) на нивоу</w:t>
      </w:r>
      <w:r w:rsidR="000C355B">
        <w:rPr>
          <w:lang w:val="sr-Cyrl-BA"/>
        </w:rPr>
        <w:t xml:space="preserve"> сваке канцеларије у пословном објекту</w:t>
      </w:r>
      <w:r>
        <w:rPr>
          <w:lang w:val="sr-Cyrl-BA"/>
        </w:rPr>
        <w:t>. Графикон</w:t>
      </w:r>
      <w:r w:rsidR="00F41DE1">
        <w:rPr>
          <w:lang w:val="sr-Cyrl-BA"/>
        </w:rPr>
        <w:t>и треба да приказују</w:t>
      </w:r>
      <w:r>
        <w:rPr>
          <w:lang w:val="sr-Cyrl-BA"/>
        </w:rPr>
        <w:t xml:space="preserve"> вриједности параметара у реалном времену. </w:t>
      </w:r>
    </w:p>
    <w:p w14:paraId="38E4BB52" w14:textId="041473D7" w:rsidR="005F4351" w:rsidRPr="005F4351" w:rsidRDefault="000C355B" w:rsidP="0000730F">
      <w:pPr>
        <w:pStyle w:val="Heading3"/>
        <w:ind w:left="284" w:hanging="284"/>
        <w:rPr>
          <w:b w:val="0"/>
          <w:lang w:val="sr-Cyrl-BA"/>
        </w:rPr>
      </w:pPr>
      <w:r w:rsidRPr="000C355B">
        <w:rPr>
          <w:i/>
          <w:lang w:val="sr-Cyrl-BA"/>
        </w:rPr>
        <w:t xml:space="preserve"> </w:t>
      </w:r>
      <w:bookmarkStart w:id="43" w:name="_Toc157367312"/>
      <w:r w:rsidRPr="00442261">
        <w:rPr>
          <w:b w:val="0"/>
          <w:lang w:val="sr-Cyrl-BA"/>
        </w:rPr>
        <w:t>Систем за провјеру безбједности</w:t>
      </w:r>
      <w:bookmarkEnd w:id="43"/>
    </w:p>
    <w:p w14:paraId="4E899E94" w14:textId="2C517B5E" w:rsidR="009D6016" w:rsidRDefault="000C355B" w:rsidP="0000730F">
      <w:pPr>
        <w:ind w:firstLine="284"/>
        <w:rPr>
          <w:lang w:val="sr-Cyrl-BA"/>
        </w:rPr>
      </w:pPr>
      <w:r>
        <w:rPr>
          <w:lang w:val="sr-Cyrl-BA"/>
        </w:rPr>
        <w:t>Потребно је имплементирати сис</w:t>
      </w:r>
      <w:r w:rsidR="00F41DE1">
        <w:rPr>
          <w:lang w:val="sr-Cyrl-BA"/>
        </w:rPr>
        <w:t>тем за провјеру безб</w:t>
      </w:r>
      <w:r>
        <w:rPr>
          <w:lang w:val="sr-Cyrl-BA"/>
        </w:rPr>
        <w:t>једности. Овај систем подразумијева констант</w:t>
      </w:r>
      <w:r w:rsidR="00F41DE1">
        <w:rPr>
          <w:lang w:val="sr-Cyrl-BA"/>
        </w:rPr>
        <w:t>н</w:t>
      </w:r>
      <w:r>
        <w:rPr>
          <w:lang w:val="sr-Cyrl-BA"/>
        </w:rPr>
        <w:t>у провјеру сачуваних вриједности мјерења сензора</w:t>
      </w:r>
      <w:r w:rsidR="00543137">
        <w:rPr>
          <w:lang w:val="sr-Cyrl-BA"/>
        </w:rPr>
        <w:t xml:space="preserve">, </w:t>
      </w:r>
      <w:r w:rsidR="00543137">
        <w:rPr>
          <w:lang w:val="sr-Cyrl-BA"/>
        </w:rPr>
        <w:lastRenderedPageBreak/>
        <w:t xml:space="preserve">упоређивање са очекиваним вриједностима и обавјештавање одговорних лица уколико вриједности изађу из очекиваног опсега. </w:t>
      </w:r>
    </w:p>
    <w:p w14:paraId="168A850B" w14:textId="77777777" w:rsidR="000C355B" w:rsidRDefault="00543137" w:rsidP="0000730F">
      <w:pPr>
        <w:ind w:firstLine="284"/>
        <w:rPr>
          <w:lang w:val="sr-Cyrl-BA"/>
        </w:rPr>
      </w:pPr>
      <w:r>
        <w:rPr>
          <w:lang w:val="sr-Cyrl-BA"/>
        </w:rPr>
        <w:t>Слање обавјештења се врши на два начина:</w:t>
      </w:r>
    </w:p>
    <w:p w14:paraId="35B2CE0C" w14:textId="77777777" w:rsidR="00543137" w:rsidRDefault="00543137" w:rsidP="0000730F">
      <w:pPr>
        <w:pStyle w:val="ListParagraph"/>
        <w:numPr>
          <w:ilvl w:val="0"/>
          <w:numId w:val="20"/>
        </w:numPr>
        <w:ind w:left="0" w:firstLine="284"/>
        <w:rPr>
          <w:lang w:val="sr-Cyrl-BA"/>
        </w:rPr>
      </w:pPr>
      <w:r>
        <w:rPr>
          <w:lang w:val="sr-Cyrl-BA"/>
        </w:rPr>
        <w:t xml:space="preserve">Обавјештење на </w:t>
      </w:r>
      <w:r w:rsidR="00E40076">
        <w:rPr>
          <w:lang w:val="sr-Cyrl-BA"/>
        </w:rPr>
        <w:t>корисничком интерфејсу</w:t>
      </w:r>
    </w:p>
    <w:p w14:paraId="5ACEB3C3" w14:textId="11CACB7A" w:rsidR="00E40076" w:rsidRPr="00E40076" w:rsidRDefault="00E40076" w:rsidP="0000730F">
      <w:pPr>
        <w:ind w:firstLine="284"/>
        <w:rPr>
          <w:lang w:val="sr-Cyrl-BA"/>
        </w:rPr>
      </w:pPr>
      <w:commentRangeStart w:id="44"/>
      <w:r>
        <w:rPr>
          <w:lang w:val="sr-Cyrl-BA"/>
        </w:rPr>
        <w:t xml:space="preserve">Уколико дође до било каквог одступања од опсега очекиваних вриједности на неком од сензора </w:t>
      </w:r>
      <w:r w:rsidR="001156E8">
        <w:rPr>
          <w:lang w:val="sr-Cyrl-BA"/>
        </w:rPr>
        <w:t xml:space="preserve">потребно је информисати раднике </w:t>
      </w:r>
      <w:r>
        <w:rPr>
          <w:lang w:val="sr-Cyrl-BA"/>
        </w:rPr>
        <w:t>путем обавјештења на корисничком интерфејсу.</w:t>
      </w:r>
      <w:commentRangeEnd w:id="44"/>
      <w:r w:rsidR="00BF0114">
        <w:rPr>
          <w:rStyle w:val="CommentReference"/>
          <w:lang w:eastAsia="ar-SA"/>
        </w:rPr>
        <w:commentReference w:id="44"/>
      </w:r>
    </w:p>
    <w:p w14:paraId="22E9DD63" w14:textId="77777777" w:rsidR="00E40076" w:rsidRDefault="00E40076" w:rsidP="0000730F">
      <w:pPr>
        <w:pStyle w:val="ListParagraph"/>
        <w:numPr>
          <w:ilvl w:val="0"/>
          <w:numId w:val="20"/>
        </w:numPr>
        <w:ind w:left="0" w:firstLine="284"/>
        <w:rPr>
          <w:lang w:val="sr-Cyrl-BA"/>
        </w:rPr>
      </w:pPr>
      <w:r w:rsidRPr="00E40076">
        <w:rPr>
          <w:lang w:val="sr-Cyrl-BA"/>
        </w:rPr>
        <w:t>Обавјештење путем електронске поште</w:t>
      </w:r>
    </w:p>
    <w:p w14:paraId="634CB228" w14:textId="530345C9" w:rsidR="00E40076" w:rsidRDefault="00E40076" w:rsidP="0000730F">
      <w:pPr>
        <w:ind w:firstLine="284"/>
        <w:rPr>
          <w:lang w:val="sr-Cyrl-BA"/>
        </w:rPr>
      </w:pPr>
      <w:r>
        <w:rPr>
          <w:lang w:val="sr-Cyrl-BA"/>
        </w:rPr>
        <w:t xml:space="preserve">Уколико се на неком од сензора забиљежи нижа вриједност од очекиване послаће се обавјештење запосленим лицима из канцеларије у којој је измјерена неочекивана вриједност путем електронске поште, </w:t>
      </w:r>
      <w:r w:rsidR="00BF6094">
        <w:rPr>
          <w:lang w:val="sr-Cyrl-BA"/>
        </w:rPr>
        <w:t>али само онима од њих који се тренутно налазе у пословном објекту.</w:t>
      </w:r>
    </w:p>
    <w:p w14:paraId="3F99238F" w14:textId="70F6023B" w:rsidR="00096DAA" w:rsidRDefault="008062E5" w:rsidP="0000730F">
      <w:pPr>
        <w:ind w:firstLine="284"/>
        <w:rPr>
          <w:lang w:val="sr-Cyrl-BA"/>
        </w:rPr>
      </w:pPr>
      <w:r>
        <w:rPr>
          <w:lang w:val="sr-Cyrl-BA"/>
        </w:rPr>
        <w:t xml:space="preserve">Уколико се на неком од сензора забиљежи виша вриједност од очекиване послаће се </w:t>
      </w:r>
      <w:r w:rsidR="00410A5F">
        <w:rPr>
          <w:lang w:val="sr-Cyrl-BA"/>
        </w:rPr>
        <w:t>упозорење</w:t>
      </w:r>
      <w:r>
        <w:rPr>
          <w:lang w:val="sr-Cyrl-BA"/>
        </w:rPr>
        <w:t>, путем електронске поште свим запосленим лицима који се тренутно налазе у пословном објекту.</w:t>
      </w:r>
    </w:p>
    <w:p w14:paraId="13CEF1B5" w14:textId="17C0334F" w:rsidR="001156E8" w:rsidRDefault="001156E8" w:rsidP="0000730F">
      <w:pPr>
        <w:ind w:firstLine="284"/>
        <w:rPr>
          <w:lang w:val="sr-Cyrl-BA"/>
        </w:rPr>
      </w:pPr>
      <w:r>
        <w:rPr>
          <w:lang w:val="sr-Cyrl-BA"/>
        </w:rPr>
        <w:t xml:space="preserve">Алгоритам за слање упозорења је детаљно објашњен у поглављу 5. </w:t>
      </w:r>
      <w:del w:id="45" w:author="Vladimir Dimitrieski" w:date="2024-02-02T20:29:00Z">
        <w:r w:rsidDel="00C5346B">
          <w:rPr>
            <w:lang w:val="sr-Cyrl-BA"/>
          </w:rPr>
          <w:delText>Пословна логика.</w:delText>
        </w:r>
      </w:del>
    </w:p>
    <w:p w14:paraId="794C3313" w14:textId="77777777" w:rsidR="00012459" w:rsidRPr="005F4351" w:rsidRDefault="00012459" w:rsidP="0000730F">
      <w:pPr>
        <w:pStyle w:val="Heading3"/>
        <w:ind w:left="284" w:hanging="284"/>
        <w:rPr>
          <w:b w:val="0"/>
          <w:lang w:val="sr-Cyrl-BA"/>
        </w:rPr>
      </w:pPr>
      <w:r>
        <w:rPr>
          <w:lang w:val="sr-Cyrl-BA"/>
        </w:rPr>
        <w:t xml:space="preserve"> </w:t>
      </w:r>
      <w:bookmarkStart w:id="46" w:name="_Toc157367313"/>
      <w:r w:rsidRPr="005F4351">
        <w:rPr>
          <w:b w:val="0"/>
          <w:lang w:val="sr-Cyrl-BA"/>
        </w:rPr>
        <w:t>Слање упозорења свим запосленим</w:t>
      </w:r>
      <w:bookmarkEnd w:id="46"/>
      <w:r w:rsidRPr="005F4351">
        <w:rPr>
          <w:b w:val="0"/>
          <w:lang w:val="sr-Cyrl-BA"/>
        </w:rPr>
        <w:t xml:space="preserve"> </w:t>
      </w:r>
    </w:p>
    <w:p w14:paraId="30AFF2A1" w14:textId="77777777" w:rsidR="008062E5" w:rsidRDefault="00012459" w:rsidP="0000730F">
      <w:pPr>
        <w:ind w:firstLine="284"/>
        <w:rPr>
          <w:lang w:val="sr-Cyrl-BA"/>
        </w:rPr>
      </w:pPr>
      <w:r>
        <w:rPr>
          <w:lang w:val="sr-Cyrl-BA"/>
        </w:rPr>
        <w:t xml:space="preserve">Поред аутоматског слања обавјештења које врши систем по правилима дефинисаним у претходном функционалном захтјеву, потребно је омогућити раднику из одржавања који </w:t>
      </w:r>
      <w:r w:rsidR="008F66AA">
        <w:rPr>
          <w:lang w:val="sr-Cyrl-BA"/>
        </w:rPr>
        <w:t>надгледа</w:t>
      </w:r>
      <w:r>
        <w:rPr>
          <w:lang w:val="sr-Cyrl-BA"/>
        </w:rPr>
        <w:t xml:space="preserve"> све параметре у згради да кликом на дугме пошаље свим запосленима наређење о евакуацији уколико примијети необична очитавања.</w:t>
      </w:r>
    </w:p>
    <w:p w14:paraId="782163FD" w14:textId="65149F6B" w:rsidR="00730F7A" w:rsidRDefault="00607F05" w:rsidP="0000730F">
      <w:pPr>
        <w:ind w:firstLine="284"/>
        <w:rPr>
          <w:lang w:val="sr-Cyrl-BA"/>
        </w:rPr>
      </w:pPr>
      <w:r>
        <w:rPr>
          <w:lang w:val="sr-Cyrl-BA"/>
        </w:rPr>
        <w:t>У том случају свим запосленим</w:t>
      </w:r>
      <w:r w:rsidR="00730F7A">
        <w:rPr>
          <w:lang w:val="sr-Cyrl-BA"/>
        </w:rPr>
        <w:t>а</w:t>
      </w:r>
      <w:r>
        <w:rPr>
          <w:lang w:val="sr-Cyrl-BA"/>
        </w:rPr>
        <w:t xml:space="preserve"> унутар зграде се шаље електронска пошта којом се </w:t>
      </w:r>
      <w:r w:rsidR="00096DAA">
        <w:rPr>
          <w:lang w:val="sr-Cyrl-BA"/>
        </w:rPr>
        <w:t xml:space="preserve">налаже </w:t>
      </w:r>
      <w:ins w:id="47" w:author="Vladimir Dimitrieski" w:date="2024-02-02T20:29:00Z">
        <w:r w:rsidR="00D14E8A">
          <w:rPr>
            <w:lang w:val="sr-Cyrl-BA"/>
          </w:rPr>
          <w:t xml:space="preserve">радницима </w:t>
        </w:r>
      </w:ins>
      <w:r w:rsidR="00096DAA">
        <w:rPr>
          <w:lang w:val="sr-Cyrl-BA"/>
        </w:rPr>
        <w:t xml:space="preserve">да </w:t>
      </w:r>
      <w:r>
        <w:rPr>
          <w:lang w:val="sr-Cyrl-BA"/>
        </w:rPr>
        <w:t>хитно напусте зграду.</w:t>
      </w:r>
    </w:p>
    <w:p w14:paraId="35B65BAB" w14:textId="1A6319BF" w:rsidR="004A397E" w:rsidRPr="005F4351" w:rsidRDefault="004A397E" w:rsidP="0000730F">
      <w:pPr>
        <w:pStyle w:val="Heading3"/>
        <w:ind w:left="284" w:hanging="284"/>
        <w:rPr>
          <w:b w:val="0"/>
          <w:lang w:val="sr-Cyrl-BA"/>
        </w:rPr>
      </w:pPr>
      <w:r w:rsidRPr="005F4351">
        <w:rPr>
          <w:lang w:val="sr-Cyrl-BA"/>
        </w:rPr>
        <w:t xml:space="preserve"> </w:t>
      </w:r>
      <w:bookmarkStart w:id="48" w:name="_Toc157367314"/>
      <w:r w:rsidR="00730F7A">
        <w:rPr>
          <w:b w:val="0"/>
          <w:lang w:val="sr-Cyrl-BA"/>
        </w:rPr>
        <w:t>Приказ</w:t>
      </w:r>
      <w:r w:rsidRPr="005F4351">
        <w:rPr>
          <w:b w:val="0"/>
          <w:lang w:val="sr-Cyrl-BA"/>
        </w:rPr>
        <w:t>, креирање, брисање и модификовање података</w:t>
      </w:r>
      <w:bookmarkEnd w:id="48"/>
    </w:p>
    <w:p w14:paraId="3703CD62" w14:textId="77777777" w:rsidR="004A397E" w:rsidRDefault="004A397E" w:rsidP="0000730F">
      <w:pPr>
        <w:ind w:firstLine="284"/>
        <w:rPr>
          <w:lang w:val="sr-Cyrl-BA"/>
        </w:rPr>
      </w:pPr>
      <w:r>
        <w:rPr>
          <w:lang w:val="sr-Cyrl-BA"/>
        </w:rPr>
        <w:t>Потребно је омогућити приказ, брисање, модификовање и креирање нових података о канцеларијама</w:t>
      </w:r>
      <w:r w:rsidR="00ED5C80">
        <w:rPr>
          <w:lang w:val="sr-Cyrl-BA"/>
        </w:rPr>
        <w:t>, сензорима</w:t>
      </w:r>
      <w:r>
        <w:rPr>
          <w:lang w:val="sr-Cyrl-BA"/>
        </w:rPr>
        <w:t xml:space="preserve">, </w:t>
      </w:r>
      <w:r w:rsidR="00725E8F">
        <w:rPr>
          <w:lang w:val="sr-Cyrl-BA"/>
        </w:rPr>
        <w:t xml:space="preserve">типовима сензора, инсталацији сензора </w:t>
      </w:r>
      <w:r>
        <w:rPr>
          <w:lang w:val="sr-Cyrl-BA"/>
        </w:rPr>
        <w:t xml:space="preserve"> и </w:t>
      </w:r>
      <w:commentRangeStart w:id="49"/>
      <w:r>
        <w:rPr>
          <w:lang w:val="sr-Cyrl-BA"/>
        </w:rPr>
        <w:t>радницима</w:t>
      </w:r>
      <w:commentRangeEnd w:id="49"/>
      <w:r w:rsidR="00D14E8A">
        <w:rPr>
          <w:rStyle w:val="CommentReference"/>
          <w:lang w:eastAsia="ar-SA"/>
        </w:rPr>
        <w:commentReference w:id="49"/>
      </w:r>
      <w:r>
        <w:rPr>
          <w:lang w:val="sr-Cyrl-BA"/>
        </w:rPr>
        <w:t xml:space="preserve">. </w:t>
      </w:r>
    </w:p>
    <w:p w14:paraId="2FC17F8B" w14:textId="77777777" w:rsidR="00C70126" w:rsidRPr="00C70126" w:rsidRDefault="00C70126" w:rsidP="00DE5BAD">
      <w:pPr>
        <w:ind w:firstLine="0"/>
        <w:rPr>
          <w:lang w:val="sr-Cyrl-BA"/>
        </w:rPr>
      </w:pPr>
    </w:p>
    <w:p w14:paraId="12B08EBF" w14:textId="77777777" w:rsidR="00A773EA" w:rsidRDefault="00F75191" w:rsidP="00F75191">
      <w:pPr>
        <w:rPr>
          <w:lang w:val="sr-Cyrl-BA"/>
        </w:rPr>
        <w:sectPr w:rsidR="00A773EA" w:rsidSect="00F65BA9">
          <w:headerReference w:type="default" r:id="rId19"/>
          <w:footerReference w:type="default" r:id="rId20"/>
          <w:pgSz w:w="11907" w:h="16840" w:code="9"/>
          <w:pgMar w:top="1134" w:right="1417" w:bottom="1134" w:left="1418" w:header="567" w:footer="567" w:gutter="0"/>
          <w:cols w:space="720"/>
        </w:sectPr>
      </w:pPr>
      <w:r>
        <w:rPr>
          <w:lang w:val="sr-Cyrl-BA"/>
        </w:rPr>
        <w:t xml:space="preserve"> </w:t>
      </w:r>
    </w:p>
    <w:p w14:paraId="3EA9B74F" w14:textId="77777777" w:rsidR="00C076E2" w:rsidRPr="00DE5BAD" w:rsidRDefault="00DE5BAD" w:rsidP="005F4351">
      <w:pPr>
        <w:pStyle w:val="Heading1"/>
        <w:rPr>
          <w:lang w:val="sr-Cyrl-BA"/>
        </w:rPr>
      </w:pPr>
      <w:bookmarkStart w:id="50" w:name="_Toc157367315"/>
      <w:r>
        <w:rPr>
          <w:lang w:val="sr-Cyrl-BA"/>
        </w:rPr>
        <w:lastRenderedPageBreak/>
        <w:t>Опис модела података</w:t>
      </w:r>
      <w:bookmarkEnd w:id="50"/>
    </w:p>
    <w:p w14:paraId="45417935" w14:textId="0A41E47E" w:rsidR="004E0EB7" w:rsidRDefault="009E37CE" w:rsidP="0000730F">
      <w:pPr>
        <w:ind w:firstLine="284"/>
        <w:rPr>
          <w:lang w:val="sr-Latn-CS"/>
        </w:rPr>
      </w:pPr>
      <w:r>
        <w:rPr>
          <w:lang w:val="sr-Cyrl-BA"/>
        </w:rPr>
        <w:t>Ово поглавље</w:t>
      </w:r>
      <w:r w:rsidR="004C35A8">
        <w:rPr>
          <w:lang w:val="sr-Cyrl-BA"/>
        </w:rPr>
        <w:t xml:space="preserve"> детаљно </w:t>
      </w:r>
      <w:commentRangeStart w:id="51"/>
      <w:r w:rsidR="004C35A8">
        <w:rPr>
          <w:lang w:val="sr-Cyrl-BA"/>
        </w:rPr>
        <w:t xml:space="preserve">разлаже </w:t>
      </w:r>
      <w:commentRangeEnd w:id="51"/>
      <w:r w:rsidR="00393E0C">
        <w:rPr>
          <w:rStyle w:val="CommentReference"/>
          <w:lang w:eastAsia="ar-SA"/>
        </w:rPr>
        <w:commentReference w:id="51"/>
      </w:r>
      <w:r w:rsidR="004C35A8">
        <w:rPr>
          <w:lang w:val="sr-Cyrl-BA"/>
        </w:rPr>
        <w:t xml:space="preserve">модел података на којем се темељи информациони систем. </w:t>
      </w:r>
      <w:r w:rsidR="00343716">
        <w:rPr>
          <w:lang w:val="sr-Latn-CS"/>
        </w:rPr>
        <w:t>У имплементацији софтвера коришт</w:t>
      </w:r>
      <w:r w:rsidR="00AE7188" w:rsidRPr="00AE7188">
        <w:rPr>
          <w:lang w:val="sr-Latn-CS"/>
        </w:rPr>
        <w:t>ене су дв</w:t>
      </w:r>
      <w:r w:rsidR="00730F7A">
        <w:rPr>
          <w:lang w:val="sr-Cyrl-BA"/>
        </w:rPr>
        <w:t>иј</w:t>
      </w:r>
      <w:r w:rsidR="00AE7188" w:rsidRPr="00AE7188">
        <w:rPr>
          <w:lang w:val="sr-Latn-CS"/>
        </w:rPr>
        <w:t xml:space="preserve">е различите базе података. </w:t>
      </w:r>
      <w:r w:rsidR="004C35A8">
        <w:rPr>
          <w:lang w:val="sr-Cyrl-BA"/>
        </w:rPr>
        <w:t xml:space="preserve">Релациона </w:t>
      </w:r>
      <w:r w:rsidR="00730F7A">
        <w:rPr>
          <w:lang w:val="sr-Latn-CS"/>
        </w:rPr>
        <w:t>база података је кориш</w:t>
      </w:r>
      <w:r w:rsidR="00730F7A">
        <w:rPr>
          <w:lang w:val="sr-Cyrl-BA"/>
        </w:rPr>
        <w:t>т</w:t>
      </w:r>
      <w:r w:rsidR="00AE7188" w:rsidRPr="00AE7188">
        <w:rPr>
          <w:lang w:val="sr-Latn-CS"/>
        </w:rPr>
        <w:t xml:space="preserve">ена за чување података о свим ентитетима релевантним за систем, као што су зграде, канцеларије, радници, сензори итд. Са друге стране, </w:t>
      </w:r>
      <w:r w:rsidR="004C35A8">
        <w:rPr>
          <w:lang w:val="sr-Cyrl-BA"/>
        </w:rPr>
        <w:t>нерелациона</w:t>
      </w:r>
      <w:r w:rsidR="00AE7188" w:rsidRPr="00AE7188">
        <w:rPr>
          <w:lang w:val="sr-Latn-CS"/>
        </w:rPr>
        <w:t xml:space="preserve"> б</w:t>
      </w:r>
      <w:r w:rsidR="00F30981">
        <w:rPr>
          <w:lang w:val="sr-Latn-CS"/>
        </w:rPr>
        <w:t xml:space="preserve">аза података, тачније база података временских серија </w:t>
      </w:r>
      <w:r w:rsidR="00730F7A">
        <w:rPr>
          <w:lang w:val="sr-Latn-CS"/>
        </w:rPr>
        <w:t>је кориш</w:t>
      </w:r>
      <w:r w:rsidR="00730F7A">
        <w:rPr>
          <w:lang w:val="sr-Cyrl-BA"/>
        </w:rPr>
        <w:t>т</w:t>
      </w:r>
      <w:r w:rsidR="00AE7188" w:rsidRPr="00AE7188">
        <w:rPr>
          <w:lang w:val="sr-Latn-CS"/>
        </w:rPr>
        <w:t>ена за чување свих м</w:t>
      </w:r>
      <w:r>
        <w:rPr>
          <w:lang w:val="sr-Latn-CS"/>
        </w:rPr>
        <w:t>j</w:t>
      </w:r>
      <w:r w:rsidR="00AE7188" w:rsidRPr="00AE7188">
        <w:rPr>
          <w:lang w:val="sr-Latn-CS"/>
        </w:rPr>
        <w:t>ерења са сензора, као и догађаја</w:t>
      </w:r>
      <w:r w:rsidR="00730F7A">
        <w:rPr>
          <w:lang w:val="sr-Cyrl-BA"/>
        </w:rPr>
        <w:t xml:space="preserve"> уласка и изласка радника из зграде</w:t>
      </w:r>
      <w:r w:rsidR="00AE7188" w:rsidRPr="00AE7188">
        <w:rPr>
          <w:lang w:val="sr-Latn-CS"/>
        </w:rPr>
        <w:t xml:space="preserve">. </w:t>
      </w:r>
      <w:commentRangeStart w:id="52"/>
      <w:r w:rsidR="00AE7188" w:rsidRPr="00AE7188">
        <w:rPr>
          <w:lang w:val="sr-Latn-CS"/>
        </w:rPr>
        <w:t xml:space="preserve">Овакав приступ </w:t>
      </w:r>
      <w:commentRangeEnd w:id="52"/>
      <w:r w:rsidR="00C210A1">
        <w:rPr>
          <w:rStyle w:val="CommentReference"/>
          <w:lang w:eastAsia="ar-SA"/>
        </w:rPr>
        <w:commentReference w:id="52"/>
      </w:r>
      <w:r w:rsidR="00AE7188" w:rsidRPr="00AE7188">
        <w:rPr>
          <w:lang w:val="sr-Latn-CS"/>
        </w:rPr>
        <w:t>омогућава оптимално управљање различитим врстама података у складу са њиховим специфичностима и потребама система</w:t>
      </w:r>
      <w:r>
        <w:rPr>
          <w:lang w:val="sr-Latn-CS"/>
        </w:rPr>
        <w:t>.</w:t>
      </w:r>
    </w:p>
    <w:p w14:paraId="154060E6" w14:textId="77777777" w:rsidR="00F510AF" w:rsidRDefault="00F510AF" w:rsidP="00F510AF">
      <w:pPr>
        <w:pStyle w:val="Heading2"/>
        <w:rPr>
          <w:lang w:val="sr-Cyrl-BA"/>
        </w:rPr>
      </w:pPr>
      <w:bookmarkStart w:id="53" w:name="_Toc157367316"/>
      <w:r>
        <w:rPr>
          <w:lang w:val="sr-Cyrl-BA"/>
        </w:rPr>
        <w:t>Релациона база података</w:t>
      </w:r>
      <w:bookmarkEnd w:id="53"/>
    </w:p>
    <w:p w14:paraId="311AC822" w14:textId="76F5409D" w:rsidR="001D727B" w:rsidRDefault="001D727B" w:rsidP="0000730F">
      <w:pPr>
        <w:ind w:firstLine="284"/>
        <w:rPr>
          <w:lang w:val="sr-Cyrl-BA"/>
        </w:rPr>
      </w:pPr>
      <w:r>
        <w:rPr>
          <w:lang w:val="sr-Cyrl-BA"/>
        </w:rPr>
        <w:t xml:space="preserve">У оквиру система релациона база података </w:t>
      </w:r>
      <w:r w:rsidR="00DC10AC">
        <w:rPr>
          <w:lang w:val="sr-Cyrl-BA"/>
        </w:rPr>
        <w:t xml:space="preserve">је кориштена </w:t>
      </w:r>
      <w:r>
        <w:rPr>
          <w:lang w:val="sr-Cyrl-BA"/>
        </w:rPr>
        <w:t xml:space="preserve">за чување и руковање са  информација о </w:t>
      </w:r>
      <w:r w:rsidR="00E55D13">
        <w:rPr>
          <w:lang w:val="sr-Cyrl-BA"/>
        </w:rPr>
        <w:t>наведеним</w:t>
      </w:r>
      <w:r>
        <w:rPr>
          <w:lang w:val="sr-Cyrl-BA"/>
        </w:rPr>
        <w:t xml:space="preserve"> ентитетима у систему:</w:t>
      </w:r>
    </w:p>
    <w:p w14:paraId="0F5687D8" w14:textId="0106121C" w:rsidR="001D727B" w:rsidRDefault="00730F7A" w:rsidP="001D727B">
      <w:pPr>
        <w:pStyle w:val="ListParagraph"/>
        <w:numPr>
          <w:ilvl w:val="0"/>
          <w:numId w:val="20"/>
        </w:numPr>
        <w:rPr>
          <w:lang w:val="sr-Cyrl-BA"/>
        </w:rPr>
      </w:pPr>
      <w:r>
        <w:rPr>
          <w:lang w:val="sr-Cyrl-BA"/>
        </w:rPr>
        <w:t>з</w:t>
      </w:r>
      <w:r w:rsidR="001D727B">
        <w:rPr>
          <w:lang w:val="sr-Cyrl-BA"/>
        </w:rPr>
        <w:t>град</w:t>
      </w:r>
      <w:r>
        <w:rPr>
          <w:lang w:val="sr-Cyrl-BA"/>
        </w:rPr>
        <w:t>а</w:t>
      </w:r>
      <w:r w:rsidR="0062780E">
        <w:rPr>
          <w:lang w:val="sr-Cyrl-BA"/>
        </w:rPr>
        <w:t>,</w:t>
      </w:r>
    </w:p>
    <w:p w14:paraId="0453A305" w14:textId="60F15DAA" w:rsidR="001D727B" w:rsidRDefault="001D727B" w:rsidP="001D727B">
      <w:pPr>
        <w:pStyle w:val="ListParagraph"/>
        <w:numPr>
          <w:ilvl w:val="0"/>
          <w:numId w:val="20"/>
        </w:numPr>
        <w:rPr>
          <w:lang w:val="sr-Cyrl-BA"/>
        </w:rPr>
      </w:pPr>
      <w:r>
        <w:rPr>
          <w:lang w:val="sr-Cyrl-BA"/>
        </w:rPr>
        <w:t>радник</w:t>
      </w:r>
      <w:r w:rsidR="0062780E">
        <w:rPr>
          <w:lang w:val="sr-Cyrl-BA"/>
        </w:rPr>
        <w:t>,</w:t>
      </w:r>
    </w:p>
    <w:p w14:paraId="486C16F8" w14:textId="26A32405" w:rsidR="001D727B" w:rsidRDefault="001D727B" w:rsidP="001D727B">
      <w:pPr>
        <w:pStyle w:val="ListParagraph"/>
        <w:numPr>
          <w:ilvl w:val="0"/>
          <w:numId w:val="20"/>
        </w:numPr>
        <w:rPr>
          <w:lang w:val="sr-Cyrl-BA"/>
        </w:rPr>
      </w:pPr>
      <w:r>
        <w:rPr>
          <w:lang w:val="sr-Cyrl-BA"/>
        </w:rPr>
        <w:t>тип радника</w:t>
      </w:r>
      <w:r w:rsidR="0062780E">
        <w:rPr>
          <w:lang w:val="sr-Cyrl-BA"/>
        </w:rPr>
        <w:t>,</w:t>
      </w:r>
    </w:p>
    <w:p w14:paraId="66A34465" w14:textId="5BA989EA" w:rsidR="001D727B" w:rsidRDefault="001D727B" w:rsidP="001D727B">
      <w:pPr>
        <w:pStyle w:val="ListParagraph"/>
        <w:numPr>
          <w:ilvl w:val="0"/>
          <w:numId w:val="20"/>
        </w:numPr>
        <w:rPr>
          <w:lang w:val="sr-Cyrl-BA"/>
        </w:rPr>
      </w:pPr>
      <w:r>
        <w:rPr>
          <w:lang w:val="sr-Cyrl-BA"/>
        </w:rPr>
        <w:t>инсталација</w:t>
      </w:r>
      <w:r w:rsidR="0062780E">
        <w:rPr>
          <w:lang w:val="sr-Cyrl-BA"/>
        </w:rPr>
        <w:t>,</w:t>
      </w:r>
    </w:p>
    <w:p w14:paraId="67EA9C2C" w14:textId="121CB565" w:rsidR="001D727B" w:rsidRDefault="001D727B" w:rsidP="001D727B">
      <w:pPr>
        <w:pStyle w:val="ListParagraph"/>
        <w:numPr>
          <w:ilvl w:val="0"/>
          <w:numId w:val="20"/>
        </w:numPr>
        <w:rPr>
          <w:lang w:val="sr-Cyrl-BA"/>
        </w:rPr>
      </w:pPr>
      <w:r>
        <w:rPr>
          <w:lang w:val="sr-Cyrl-BA"/>
        </w:rPr>
        <w:t>канцеларија</w:t>
      </w:r>
      <w:r w:rsidR="0062780E">
        <w:rPr>
          <w:lang w:val="sr-Cyrl-BA"/>
        </w:rPr>
        <w:t>,</w:t>
      </w:r>
    </w:p>
    <w:p w14:paraId="1BAA6B44" w14:textId="72679FEE" w:rsidR="001D727B" w:rsidRDefault="001D727B" w:rsidP="001D727B">
      <w:pPr>
        <w:pStyle w:val="ListParagraph"/>
        <w:numPr>
          <w:ilvl w:val="0"/>
          <w:numId w:val="20"/>
        </w:numPr>
        <w:rPr>
          <w:lang w:val="sr-Cyrl-BA"/>
        </w:rPr>
      </w:pPr>
      <w:r>
        <w:rPr>
          <w:lang w:val="sr-Cyrl-BA"/>
        </w:rPr>
        <w:t>улога</w:t>
      </w:r>
      <w:r w:rsidR="0062780E">
        <w:rPr>
          <w:lang w:val="sr-Cyrl-BA"/>
        </w:rPr>
        <w:t>,</w:t>
      </w:r>
    </w:p>
    <w:p w14:paraId="61163552" w14:textId="0C6F6F2A" w:rsidR="001D727B" w:rsidRDefault="001D727B" w:rsidP="001D727B">
      <w:pPr>
        <w:pStyle w:val="ListParagraph"/>
        <w:numPr>
          <w:ilvl w:val="0"/>
          <w:numId w:val="20"/>
        </w:numPr>
        <w:rPr>
          <w:lang w:val="sr-Cyrl-BA"/>
        </w:rPr>
      </w:pPr>
      <w:r>
        <w:rPr>
          <w:lang w:val="sr-Cyrl-BA"/>
        </w:rPr>
        <w:t>сензор</w:t>
      </w:r>
      <w:r w:rsidR="0062780E">
        <w:rPr>
          <w:lang w:val="sr-Cyrl-BA"/>
        </w:rPr>
        <w:t>,</w:t>
      </w:r>
    </w:p>
    <w:p w14:paraId="448FF808" w14:textId="2A0861EB" w:rsidR="001D727B" w:rsidRDefault="001D727B" w:rsidP="001D727B">
      <w:pPr>
        <w:pStyle w:val="ListParagraph"/>
        <w:numPr>
          <w:ilvl w:val="0"/>
          <w:numId w:val="20"/>
        </w:numPr>
        <w:rPr>
          <w:lang w:val="sr-Cyrl-BA"/>
        </w:rPr>
      </w:pPr>
      <w:r>
        <w:rPr>
          <w:lang w:val="sr-Cyrl-BA"/>
        </w:rPr>
        <w:t>име сензора</w:t>
      </w:r>
      <w:r w:rsidR="0062780E">
        <w:rPr>
          <w:lang w:val="sr-Cyrl-BA"/>
        </w:rPr>
        <w:t xml:space="preserve"> и</w:t>
      </w:r>
    </w:p>
    <w:p w14:paraId="22F4D009" w14:textId="0A1963E8" w:rsidR="001D727B" w:rsidRDefault="001D727B" w:rsidP="001D727B">
      <w:pPr>
        <w:pStyle w:val="ListParagraph"/>
        <w:numPr>
          <w:ilvl w:val="0"/>
          <w:numId w:val="20"/>
        </w:numPr>
        <w:rPr>
          <w:lang w:val="sr-Cyrl-BA"/>
        </w:rPr>
      </w:pPr>
      <w:r>
        <w:rPr>
          <w:lang w:val="sr-Cyrl-BA"/>
        </w:rPr>
        <w:t>тип сензора</w:t>
      </w:r>
      <w:ins w:id="54" w:author="Vladimir Dimitrieski" w:date="2024-02-02T20:31:00Z">
        <w:r w:rsidR="00152639">
          <w:rPr>
            <w:lang w:val="sr-Cyrl-BA"/>
          </w:rPr>
          <w:t>.</w:t>
        </w:r>
      </w:ins>
    </w:p>
    <w:p w14:paraId="0A4F7224" w14:textId="77777777" w:rsidR="001D727B" w:rsidRPr="001D727B" w:rsidRDefault="001D727B" w:rsidP="001D727B">
      <w:pPr>
        <w:pStyle w:val="ListParagraph"/>
        <w:ind w:left="1287" w:firstLine="0"/>
        <w:rPr>
          <w:lang w:val="sr-Cyrl-BA"/>
        </w:rPr>
      </w:pPr>
    </w:p>
    <w:p w14:paraId="77A52294" w14:textId="486227E5" w:rsidR="001E60AC" w:rsidRPr="005F4351" w:rsidRDefault="001D727B" w:rsidP="0000730F">
      <w:pPr>
        <w:ind w:firstLine="284"/>
        <w:rPr>
          <w:lang w:val="sr-Cyrl-BA"/>
        </w:rPr>
      </w:pPr>
      <w:r w:rsidRPr="001D727B">
        <w:rPr>
          <w:lang w:val="sr-Cyrl-BA"/>
        </w:rPr>
        <w:lastRenderedPageBreak/>
        <w:t>За поједностављено дефинисање шеме базе података, прим</w:t>
      </w:r>
      <w:r w:rsidR="00DC10AC">
        <w:rPr>
          <w:lang w:val="sr-Cyrl-BA"/>
        </w:rPr>
        <w:t>иј</w:t>
      </w:r>
      <w:r w:rsidRPr="001D727B">
        <w:rPr>
          <w:lang w:val="sr-Cyrl-BA"/>
        </w:rPr>
        <w:t xml:space="preserve">ењен је </w:t>
      </w:r>
      <w:r w:rsidRPr="000D5207">
        <w:rPr>
          <w:i/>
          <w:lang w:val="sr-Cyrl-BA"/>
        </w:rPr>
        <w:t>Java Persistence API (JPA)</w:t>
      </w:r>
      <w:r w:rsidRPr="001D727B">
        <w:rPr>
          <w:lang w:val="sr-Cyrl-BA"/>
        </w:rPr>
        <w:t xml:space="preserve"> унутар </w:t>
      </w:r>
      <w:r w:rsidRPr="000D5207">
        <w:rPr>
          <w:i/>
          <w:lang w:val="sr-Cyrl-BA"/>
        </w:rPr>
        <w:t>Spring Boot</w:t>
      </w:r>
      <w:r w:rsidRPr="001D727B">
        <w:rPr>
          <w:lang w:val="sr-Cyrl-BA"/>
        </w:rPr>
        <w:t xml:space="preserve"> оквира. Овај приступ ефикасно генерише потребну шему базе </w:t>
      </w:r>
      <w:r w:rsidR="0052280D">
        <w:rPr>
          <w:lang w:val="sr-Cyrl-BA"/>
        </w:rPr>
        <w:t>података на основу модела коришт</w:t>
      </w:r>
      <w:r w:rsidRPr="001D727B">
        <w:rPr>
          <w:lang w:val="sr-Cyrl-BA"/>
        </w:rPr>
        <w:t xml:space="preserve">еног у </w:t>
      </w:r>
      <w:r w:rsidRPr="000D5207">
        <w:rPr>
          <w:i/>
          <w:lang w:val="sr-Cyrl-BA"/>
        </w:rPr>
        <w:t>Java</w:t>
      </w:r>
      <w:r w:rsidRPr="001D727B">
        <w:rPr>
          <w:lang w:val="sr-Cyrl-BA"/>
        </w:rPr>
        <w:t xml:space="preserve"> апликацији</w:t>
      </w:r>
      <w:r w:rsidR="001E60AC">
        <w:rPr>
          <w:lang w:val="sr-Cyrl-BA"/>
        </w:rPr>
        <w:t xml:space="preserve">. </w:t>
      </w:r>
      <w:r w:rsidR="001E60AC" w:rsidRPr="001E60AC">
        <w:rPr>
          <w:lang w:val="sr-Cyrl-BA"/>
        </w:rPr>
        <w:t>Важно је нагласити</w:t>
      </w:r>
      <w:r w:rsidR="0052280D">
        <w:rPr>
          <w:lang w:val="sr-Cyrl-BA"/>
        </w:rPr>
        <w:t xml:space="preserve"> да изостанак потребе за ручним креирањем </w:t>
      </w:r>
      <w:r w:rsidR="001E60AC" w:rsidRPr="001E60AC">
        <w:rPr>
          <w:lang w:val="sr-Cyrl-BA"/>
        </w:rPr>
        <w:t xml:space="preserve">детаљне шеме потиче из њене нискe комплексности. </w:t>
      </w:r>
      <w:r w:rsidR="0052280D">
        <w:rPr>
          <w:lang w:val="sr-Cyrl-BA"/>
        </w:rPr>
        <w:t>Шема</w:t>
      </w:r>
      <w:r w:rsidR="001E60AC" w:rsidRPr="001E60AC">
        <w:rPr>
          <w:lang w:val="sr-Cyrl-BA"/>
        </w:rPr>
        <w:t xml:space="preserve"> базе података овог система лако и идентичн</w:t>
      </w:r>
      <w:r w:rsidR="001E60AC">
        <w:rPr>
          <w:lang w:val="sr-Cyrl-BA"/>
        </w:rPr>
        <w:t xml:space="preserve">о може бити креирана путем </w:t>
      </w:r>
      <w:r w:rsidR="001E60AC" w:rsidRPr="001E60AC">
        <w:rPr>
          <w:i/>
          <w:lang w:val="sr-Cyrl-BA"/>
        </w:rPr>
        <w:t>ЈPA</w:t>
      </w:r>
      <w:r w:rsidR="001E60AC" w:rsidRPr="001E60AC">
        <w:rPr>
          <w:lang w:val="sr-Cyrl-BA"/>
        </w:rPr>
        <w:t>, обезб</w:t>
      </w:r>
      <w:r w:rsidR="0052280D">
        <w:rPr>
          <w:lang w:val="sr-Cyrl-BA"/>
        </w:rPr>
        <w:t>ј</w:t>
      </w:r>
      <w:r w:rsidR="001E60AC" w:rsidRPr="001E60AC">
        <w:rPr>
          <w:lang w:val="sr-Cyrl-BA"/>
        </w:rPr>
        <w:t>еђујући при том конзистентност и усклађеност са захт</w:t>
      </w:r>
      <w:r w:rsidR="0052280D">
        <w:rPr>
          <w:lang w:val="sr-Cyrl-BA"/>
        </w:rPr>
        <w:t>ј</w:t>
      </w:r>
      <w:r w:rsidR="001E60AC" w:rsidRPr="001E60AC">
        <w:rPr>
          <w:lang w:val="sr-Cyrl-BA"/>
        </w:rPr>
        <w:t>еви</w:t>
      </w:r>
      <w:r w:rsidR="0052280D">
        <w:rPr>
          <w:lang w:val="sr-Cyrl-BA"/>
        </w:rPr>
        <w:t>ма апликације. Овакав приступ значајно</w:t>
      </w:r>
      <w:r w:rsidR="001E60AC" w:rsidRPr="001E60AC">
        <w:rPr>
          <w:lang w:val="sr-Cyrl-BA"/>
        </w:rPr>
        <w:t xml:space="preserve"> </w:t>
      </w:r>
      <w:r w:rsidR="001E60AC" w:rsidRPr="00DE09B9">
        <w:rPr>
          <w:lang w:val="sr-Cyrl-BA"/>
        </w:rPr>
        <w:t xml:space="preserve">смањује </w:t>
      </w:r>
      <w:r w:rsidR="00DE09B9">
        <w:rPr>
          <w:lang w:val="sr-Cyrl-BA"/>
        </w:rPr>
        <w:t>вријеме израде</w:t>
      </w:r>
      <w:r w:rsidR="0052280D">
        <w:rPr>
          <w:lang w:val="sr-Cyrl-BA"/>
        </w:rPr>
        <w:t xml:space="preserve"> шеме.</w:t>
      </w:r>
    </w:p>
    <w:p w14:paraId="59AE43E9" w14:textId="082ACC30" w:rsidR="001D727B" w:rsidRDefault="000D5207" w:rsidP="0000730F">
      <w:pPr>
        <w:ind w:firstLine="284"/>
        <w:rPr>
          <w:lang w:val="sr-Cyrl-BA"/>
        </w:rPr>
      </w:pPr>
      <w:r>
        <w:rPr>
          <w:lang w:val="sr-Cyrl-BA"/>
        </w:rPr>
        <w:t xml:space="preserve">У наредном поглављу представљена је </w:t>
      </w:r>
      <w:r w:rsidR="00343716">
        <w:rPr>
          <w:lang w:val="sr-Cyrl-BA"/>
        </w:rPr>
        <w:t>логичка</w:t>
      </w:r>
      <w:r>
        <w:rPr>
          <w:lang w:val="sr-Cyrl-BA"/>
        </w:rPr>
        <w:t xml:space="preserve"> и </w:t>
      </w:r>
      <w:r w:rsidR="00343716">
        <w:rPr>
          <w:lang w:val="sr-Cyrl-BA"/>
        </w:rPr>
        <w:t>имплементациона</w:t>
      </w:r>
      <w:r>
        <w:rPr>
          <w:lang w:val="sr-Cyrl-BA"/>
        </w:rPr>
        <w:t xml:space="preserve"> шема</w:t>
      </w:r>
      <w:r w:rsidR="001D727B" w:rsidRPr="001D727B">
        <w:rPr>
          <w:lang w:val="sr-Cyrl-BA"/>
        </w:rPr>
        <w:t xml:space="preserve"> </w:t>
      </w:r>
      <w:r>
        <w:rPr>
          <w:lang w:val="sr-Cyrl-BA"/>
        </w:rPr>
        <w:t xml:space="preserve"> базе </w:t>
      </w:r>
      <w:r w:rsidR="001D727B" w:rsidRPr="001D727B">
        <w:rPr>
          <w:lang w:val="sr-Cyrl-BA"/>
        </w:rPr>
        <w:t>података</w:t>
      </w:r>
      <w:r>
        <w:rPr>
          <w:lang w:val="sr-Cyrl-BA"/>
        </w:rPr>
        <w:t xml:space="preserve">. Шеме су генерисане кориштењем алата </w:t>
      </w:r>
      <w:r w:rsidRPr="000D5207">
        <w:rPr>
          <w:i/>
          <w:lang w:val="sr-Cyrl-BA"/>
        </w:rPr>
        <w:t>Oracle Data Modeler</w:t>
      </w:r>
      <w:r>
        <w:rPr>
          <w:lang w:val="sr-Cyrl-BA"/>
        </w:rPr>
        <w:t xml:space="preserve"> </w:t>
      </w:r>
      <w:r w:rsidR="00F31D6F">
        <w:rPr>
          <w:lang w:val="sr-Cyrl-BA"/>
        </w:rPr>
        <w:t xml:space="preserve">од </w:t>
      </w:r>
      <w:r w:rsidR="00F31D6F" w:rsidRPr="00F31D6F">
        <w:rPr>
          <w:i/>
        </w:rPr>
        <w:t>ddl</w:t>
      </w:r>
      <w:r w:rsidR="00F31D6F">
        <w:t xml:space="preserve"> </w:t>
      </w:r>
      <w:r w:rsidR="00F31D6F">
        <w:rPr>
          <w:lang w:val="sr-Cyrl-BA"/>
        </w:rPr>
        <w:t>скрипте коју је генерисао</w:t>
      </w:r>
      <w:r w:rsidR="00F31D6F" w:rsidRPr="00F31D6F">
        <w:rPr>
          <w:i/>
          <w:lang w:val="sr-Cyrl-BA"/>
        </w:rPr>
        <w:t xml:space="preserve"> ЈРА</w:t>
      </w:r>
      <w:r w:rsidR="001D727B" w:rsidRPr="001D727B">
        <w:rPr>
          <w:lang w:val="sr-Cyrl-BA"/>
        </w:rPr>
        <w:t>. Овај к</w:t>
      </w:r>
      <w:r w:rsidR="00CF3CB3">
        <w:rPr>
          <w:lang w:val="sr-Cyrl-BA"/>
        </w:rPr>
        <w:t>орак има за циљ пружање визуа</w:t>
      </w:r>
      <w:r w:rsidR="001D727B" w:rsidRPr="001D727B">
        <w:rPr>
          <w:lang w:val="sr-Cyrl-BA"/>
        </w:rPr>
        <w:t>лне репрезентације и детаљног објашњења шеме базе података која је основа система, доприносећи бољем разум</w:t>
      </w:r>
      <w:r w:rsidR="00CF3CB3">
        <w:rPr>
          <w:lang w:val="sr-Cyrl-BA"/>
        </w:rPr>
        <w:t>иј</w:t>
      </w:r>
      <w:r w:rsidR="001D727B" w:rsidRPr="001D727B">
        <w:rPr>
          <w:lang w:val="sr-Cyrl-BA"/>
        </w:rPr>
        <w:t>евању архитектуре података у оквиру система.</w:t>
      </w:r>
    </w:p>
    <w:p w14:paraId="007DCDA8" w14:textId="7D749F26" w:rsidR="00DE09B9" w:rsidRPr="00427493" w:rsidRDefault="001E60AC" w:rsidP="00427493">
      <w:pPr>
        <w:pStyle w:val="Heading3"/>
        <w:rPr>
          <w:b w:val="0"/>
          <w:lang w:val="sr-Cyrl-BA"/>
        </w:rPr>
      </w:pPr>
      <w:bookmarkStart w:id="55" w:name="_Toc157367317"/>
      <w:r w:rsidRPr="00427493">
        <w:rPr>
          <w:b w:val="0"/>
          <w:lang w:val="sr-Cyrl-BA"/>
        </w:rPr>
        <w:t xml:space="preserve">Модел </w:t>
      </w:r>
      <w:r w:rsidR="00DE09B9" w:rsidRPr="00427493">
        <w:rPr>
          <w:b w:val="0"/>
        </w:rPr>
        <w:t xml:space="preserve">логичке </w:t>
      </w:r>
      <w:r w:rsidRPr="00427493">
        <w:rPr>
          <w:b w:val="0"/>
          <w:lang w:val="sr-Cyrl-BA"/>
        </w:rPr>
        <w:t>шеме базе података</w:t>
      </w:r>
      <w:bookmarkEnd w:id="55"/>
    </w:p>
    <w:p w14:paraId="4D551EB9" w14:textId="64C23463" w:rsidR="00E81C5F" w:rsidRPr="00E81C5F" w:rsidRDefault="00E81C5F" w:rsidP="0000730F">
      <w:pPr>
        <w:ind w:firstLine="284"/>
        <w:rPr>
          <w:lang w:val="sr-Cyrl-BA"/>
        </w:rPr>
      </w:pPr>
      <w:r>
        <w:rPr>
          <w:lang w:val="sr-Cyrl-BA"/>
        </w:rPr>
        <w:t xml:space="preserve">На слици 3.1.1.1 је приказана логичка шема базе података креирана помоћу </w:t>
      </w:r>
      <w:r w:rsidRPr="000D5207">
        <w:rPr>
          <w:i/>
          <w:lang w:val="sr-Cyrl-BA"/>
        </w:rPr>
        <w:t>Oracle Data Modeler</w:t>
      </w:r>
      <w:r>
        <w:rPr>
          <w:lang w:val="sr-Cyrl-BA"/>
        </w:rPr>
        <w:t xml:space="preserve"> </w:t>
      </w:r>
      <w:commentRangeStart w:id="56"/>
      <w:r>
        <w:rPr>
          <w:lang w:val="sr-Cyrl-BA"/>
        </w:rPr>
        <w:t>алата</w:t>
      </w:r>
      <w:commentRangeEnd w:id="56"/>
      <w:r w:rsidR="00163D1D">
        <w:rPr>
          <w:rStyle w:val="CommentReference"/>
          <w:lang w:eastAsia="ar-SA"/>
        </w:rPr>
        <w:commentReference w:id="56"/>
      </w:r>
      <w:r>
        <w:rPr>
          <w:lang w:val="sr-Cyrl-BA"/>
        </w:rPr>
        <w:t>.</w:t>
      </w:r>
    </w:p>
    <w:p w14:paraId="27357532" w14:textId="62F1115A" w:rsidR="00DE09B9" w:rsidRDefault="00DE09B9" w:rsidP="00614AF8">
      <w:pPr>
        <w:ind w:firstLine="0"/>
        <w:rPr>
          <w:lang w:val="sr-Cyrl-BA"/>
        </w:rPr>
      </w:pPr>
      <w:r>
        <w:rPr>
          <w:noProof/>
          <w:lang w:val="en-US"/>
        </w:rPr>
        <w:drawing>
          <wp:inline distT="0" distB="0" distL="0" distR="0" wp14:anchorId="4573391D" wp14:editId="19E63D67">
            <wp:extent cx="5768340" cy="47085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огичка шема.png"/>
                    <pic:cNvPicPr/>
                  </pic:nvPicPr>
                  <pic:blipFill>
                    <a:blip r:embed="rId21">
                      <a:extLst>
                        <a:ext uri="{28A0092B-C50C-407E-A947-70E740481C1C}">
                          <a14:useLocalDpi xmlns:a14="http://schemas.microsoft.com/office/drawing/2010/main" val="0"/>
                        </a:ext>
                      </a:extLst>
                    </a:blip>
                    <a:stretch>
                      <a:fillRect/>
                    </a:stretch>
                  </pic:blipFill>
                  <pic:spPr>
                    <a:xfrm>
                      <a:off x="0" y="0"/>
                      <a:ext cx="5780140" cy="4718157"/>
                    </a:xfrm>
                    <a:prstGeom prst="rect">
                      <a:avLst/>
                    </a:prstGeom>
                  </pic:spPr>
                </pic:pic>
              </a:graphicData>
            </a:graphic>
          </wp:inline>
        </w:drawing>
      </w:r>
    </w:p>
    <w:p w14:paraId="790BA05E" w14:textId="1A2E0114" w:rsidR="00CF3CB3" w:rsidRPr="00E7775A" w:rsidRDefault="00E7775A" w:rsidP="00E7775A">
      <w:pPr>
        <w:pStyle w:val="Caption"/>
        <w:rPr>
          <w:i/>
          <w:lang w:val="sr-Cyrl-BA"/>
        </w:rPr>
      </w:pPr>
      <w:r w:rsidRPr="00E7775A">
        <w:rPr>
          <w:i/>
          <w:lang w:val="en-US"/>
        </w:rPr>
        <w:t xml:space="preserve">3.1.1.1 </w:t>
      </w:r>
      <w:r w:rsidRPr="00E7775A">
        <w:rPr>
          <w:i/>
          <w:lang w:val="sr-Cyrl-BA"/>
        </w:rPr>
        <w:t>Логичка шема базе података</w:t>
      </w:r>
    </w:p>
    <w:p w14:paraId="07F023C8" w14:textId="5C07F2F4" w:rsidR="00DE09B9" w:rsidRDefault="00DE09B9" w:rsidP="00E7775A">
      <w:pPr>
        <w:pStyle w:val="Heading3"/>
        <w:rPr>
          <w:b w:val="0"/>
          <w:lang w:val="sr-Cyrl-BA"/>
        </w:rPr>
      </w:pPr>
      <w:r w:rsidRPr="00614AF8">
        <w:rPr>
          <w:lang w:val="sr-Cyrl-BA"/>
        </w:rPr>
        <w:lastRenderedPageBreak/>
        <w:t xml:space="preserve"> </w:t>
      </w:r>
      <w:bookmarkStart w:id="57" w:name="_Toc157367318"/>
      <w:r w:rsidRPr="00614AF8">
        <w:rPr>
          <w:b w:val="0"/>
          <w:lang w:val="sr-Cyrl-BA"/>
        </w:rPr>
        <w:t xml:space="preserve">Модел </w:t>
      </w:r>
      <w:r w:rsidR="00CF3CB3">
        <w:rPr>
          <w:b w:val="0"/>
          <w:lang w:val="sr-Cyrl-BA"/>
        </w:rPr>
        <w:t>имплементационе</w:t>
      </w:r>
      <w:r w:rsidRPr="00614AF8">
        <w:rPr>
          <w:b w:val="0"/>
          <w:lang w:val="sr-Cyrl-BA"/>
        </w:rPr>
        <w:t xml:space="preserve"> шеме базе података</w:t>
      </w:r>
      <w:bookmarkEnd w:id="57"/>
    </w:p>
    <w:p w14:paraId="30CE532A" w14:textId="7D7BDD49" w:rsidR="00E81C5F" w:rsidRPr="00E81C5F" w:rsidRDefault="00E81C5F" w:rsidP="0000730F">
      <w:pPr>
        <w:ind w:firstLine="284"/>
        <w:rPr>
          <w:lang w:val="sr-Cyrl-BA"/>
        </w:rPr>
      </w:pPr>
      <w:r>
        <w:rPr>
          <w:lang w:val="sr-Cyrl-BA"/>
        </w:rPr>
        <w:t xml:space="preserve">На слици 3.1.2.1 је приказана имплементациона шема базе података креирана помоћу </w:t>
      </w:r>
      <w:r w:rsidRPr="000D5207">
        <w:rPr>
          <w:i/>
          <w:lang w:val="sr-Cyrl-BA"/>
        </w:rPr>
        <w:t>Oracle Data Modeler</w:t>
      </w:r>
      <w:r>
        <w:rPr>
          <w:lang w:val="sr-Cyrl-BA"/>
        </w:rPr>
        <w:t xml:space="preserve"> </w:t>
      </w:r>
      <w:commentRangeStart w:id="58"/>
      <w:r>
        <w:rPr>
          <w:lang w:val="sr-Cyrl-BA"/>
        </w:rPr>
        <w:t>алата</w:t>
      </w:r>
      <w:commentRangeEnd w:id="58"/>
      <w:r w:rsidR="00163D1D">
        <w:rPr>
          <w:rStyle w:val="CommentReference"/>
          <w:lang w:eastAsia="ar-SA"/>
        </w:rPr>
        <w:commentReference w:id="58"/>
      </w:r>
      <w:r>
        <w:rPr>
          <w:lang w:val="sr-Cyrl-BA"/>
        </w:rPr>
        <w:t>.</w:t>
      </w:r>
    </w:p>
    <w:p w14:paraId="4BDB5498" w14:textId="77777777" w:rsidR="001E60AC" w:rsidRDefault="008509C9" w:rsidP="008509C9">
      <w:pPr>
        <w:ind w:hanging="284"/>
        <w:rPr>
          <w:lang w:val="sr-Cyrl-BA"/>
        </w:rPr>
      </w:pPr>
      <w:r>
        <w:rPr>
          <w:noProof/>
          <w:lang w:val="en-US"/>
        </w:rPr>
        <w:drawing>
          <wp:inline distT="0" distB="0" distL="0" distR="0" wp14:anchorId="7478D9B6" wp14:editId="07777777">
            <wp:extent cx="6400349" cy="561340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онцептуална шема.png"/>
                    <pic:cNvPicPr/>
                  </pic:nvPicPr>
                  <pic:blipFill>
                    <a:blip r:embed="rId22">
                      <a:extLst>
                        <a:ext uri="{28A0092B-C50C-407E-A947-70E740481C1C}">
                          <a14:useLocalDpi xmlns:a14="http://schemas.microsoft.com/office/drawing/2010/main" val="0"/>
                        </a:ext>
                      </a:extLst>
                    </a:blip>
                    <a:stretch>
                      <a:fillRect/>
                    </a:stretch>
                  </pic:blipFill>
                  <pic:spPr>
                    <a:xfrm>
                      <a:off x="0" y="0"/>
                      <a:ext cx="6418211" cy="5629065"/>
                    </a:xfrm>
                    <a:prstGeom prst="rect">
                      <a:avLst/>
                    </a:prstGeom>
                  </pic:spPr>
                </pic:pic>
              </a:graphicData>
            </a:graphic>
          </wp:inline>
        </w:drawing>
      </w:r>
    </w:p>
    <w:p w14:paraId="2916C19D" w14:textId="0A326138" w:rsidR="00653DC8" w:rsidRPr="00E7775A" w:rsidRDefault="00E7775A" w:rsidP="00E7775A">
      <w:pPr>
        <w:pStyle w:val="Caption"/>
        <w:rPr>
          <w:i/>
          <w:lang w:val="sr-Cyrl-BA"/>
        </w:rPr>
      </w:pPr>
      <w:r w:rsidRPr="00E7775A">
        <w:rPr>
          <w:i/>
          <w:lang w:val="sr-Cyrl-BA"/>
        </w:rPr>
        <w:t>3.1.2.1 Имплементациона шема базе података</w:t>
      </w:r>
    </w:p>
    <w:p w14:paraId="41EB884E" w14:textId="55CEE467" w:rsidR="00653DC8" w:rsidRPr="00614AF8" w:rsidRDefault="00653DC8" w:rsidP="00653DC8">
      <w:pPr>
        <w:pStyle w:val="Heading3"/>
        <w:rPr>
          <w:b w:val="0"/>
        </w:rPr>
      </w:pPr>
      <w:r w:rsidRPr="00653DC8">
        <w:rPr>
          <w:b w:val="0"/>
          <w:i/>
          <w:lang w:val="sr-Cyrl-BA"/>
        </w:rPr>
        <w:t xml:space="preserve"> </w:t>
      </w:r>
      <w:bookmarkStart w:id="59" w:name="_Toc518685449"/>
      <w:bookmarkStart w:id="60" w:name="_Toc157367319"/>
      <w:r w:rsidRPr="00614AF8">
        <w:rPr>
          <w:b w:val="0"/>
        </w:rPr>
        <w:t xml:space="preserve">Опис </w:t>
      </w:r>
      <w:bookmarkEnd w:id="59"/>
      <w:r w:rsidR="00E7775A">
        <w:rPr>
          <w:b w:val="0"/>
          <w:lang w:val="sr-Cyrl-BA"/>
        </w:rPr>
        <w:t>табела у шеми базе података</w:t>
      </w:r>
      <w:bookmarkEnd w:id="60"/>
    </w:p>
    <w:p w14:paraId="187F57B8" w14:textId="60738EAD" w:rsidR="00375349" w:rsidRDefault="00375349" w:rsidP="0000730F">
      <w:pPr>
        <w:ind w:firstLine="284"/>
        <w:rPr>
          <w:lang w:val="sr-Cyrl-BA"/>
        </w:rPr>
      </w:pPr>
      <w:r>
        <w:t xml:space="preserve">У овом поглављу </w:t>
      </w:r>
      <w:r>
        <w:rPr>
          <w:lang w:val="sr-Cyrl-BA"/>
        </w:rPr>
        <w:t xml:space="preserve">представљене </w:t>
      </w:r>
      <w:r>
        <w:t xml:space="preserve">су спецификације свих </w:t>
      </w:r>
      <w:commentRangeStart w:id="61"/>
      <w:r>
        <w:t>релација</w:t>
      </w:r>
      <w:commentRangeEnd w:id="61"/>
      <w:r w:rsidR="00163D1D">
        <w:rPr>
          <w:rStyle w:val="CommentReference"/>
          <w:lang w:eastAsia="ar-SA"/>
        </w:rPr>
        <w:commentReference w:id="61"/>
      </w:r>
      <w:r>
        <w:t>, приказаних у табеларном облику са свим њиховим карактеристикама и ограничењима. Ова детаљна анализа има за циљ да пружи потпуни увид у структуру података и међусобне везе унутар система.</w:t>
      </w:r>
    </w:p>
    <w:p w14:paraId="5FE16B31" w14:textId="77777777" w:rsidR="00E7775A" w:rsidRDefault="00E7775A" w:rsidP="00E7775A">
      <w:pPr>
        <w:rPr>
          <w:lang w:val="sr-Cyrl-BA"/>
        </w:rPr>
      </w:pPr>
    </w:p>
    <w:p w14:paraId="65DA205F" w14:textId="77777777" w:rsidR="00E7775A" w:rsidRDefault="00E7775A" w:rsidP="00E7775A">
      <w:pPr>
        <w:rPr>
          <w:lang w:val="sr-Cyrl-BA"/>
        </w:rPr>
      </w:pPr>
    </w:p>
    <w:p w14:paraId="7C18DA17" w14:textId="77777777" w:rsidR="00E7775A" w:rsidRPr="00E7775A" w:rsidRDefault="00E7775A" w:rsidP="00E7775A">
      <w:pPr>
        <w:rPr>
          <w:lang w:val="sr-Cyrl-BA"/>
        </w:rPr>
      </w:pPr>
    </w:p>
    <w:p w14:paraId="37461EEE" w14:textId="12171914" w:rsidR="00375349" w:rsidRPr="00375349" w:rsidRDefault="00E7775A" w:rsidP="00375349">
      <w:pPr>
        <w:pStyle w:val="Heading4"/>
        <w:rPr>
          <w:b w:val="0"/>
        </w:rPr>
      </w:pPr>
      <w:r>
        <w:rPr>
          <w:b w:val="0"/>
          <w:lang w:val="sr-Cyrl-BA"/>
        </w:rPr>
        <w:lastRenderedPageBreak/>
        <w:t xml:space="preserve">Табела </w:t>
      </w:r>
      <w:commentRangeStart w:id="62"/>
      <w:r w:rsidRPr="00E7775A">
        <w:rPr>
          <w:b w:val="0"/>
          <w:i/>
          <w:lang w:val="en-US"/>
        </w:rPr>
        <w:t>Building</w:t>
      </w:r>
      <w:commentRangeEnd w:id="62"/>
      <w:r w:rsidR="00D34558">
        <w:rPr>
          <w:rStyle w:val="CommentReference"/>
          <w:rFonts w:ascii="Times New Roman" w:hAnsi="Times New Roman"/>
          <w:b w:val="0"/>
          <w:bCs w:val="0"/>
          <w:lang w:eastAsia="ar-SA"/>
        </w:rPr>
        <w:commentReference w:id="62"/>
      </w:r>
    </w:p>
    <w:p w14:paraId="2558448B" w14:textId="0C77CD2D" w:rsidR="00375349" w:rsidRDefault="00E7775A" w:rsidP="00375349">
      <w:pPr>
        <w:rPr>
          <w:lang w:val="sr-Cyrl-BA"/>
        </w:rPr>
      </w:pPr>
      <w:r>
        <w:rPr>
          <w:lang w:val="sr-Cyrl-BA"/>
        </w:rPr>
        <w:t xml:space="preserve">Шема </w:t>
      </w:r>
      <w:commentRangeStart w:id="63"/>
      <w:r>
        <w:rPr>
          <w:lang w:val="sr-Cyrl-BA"/>
        </w:rPr>
        <w:t>релације</w:t>
      </w:r>
      <w:commentRangeEnd w:id="63"/>
      <w:r w:rsidR="00D34558">
        <w:rPr>
          <w:rStyle w:val="CommentReference"/>
          <w:lang w:eastAsia="ar-SA"/>
        </w:rPr>
        <w:commentReference w:id="63"/>
      </w:r>
      <w:r>
        <w:rPr>
          <w:lang w:val="sr-Cyrl-BA"/>
        </w:rPr>
        <w:t xml:space="preserve"> з</w:t>
      </w:r>
      <w:r w:rsidR="00375349">
        <w:rPr>
          <w:lang w:val="sr-Cyrl-BA"/>
        </w:rPr>
        <w:t>града</w:t>
      </w:r>
      <w:r>
        <w:rPr>
          <w:lang w:val="sr-Cyrl-BA"/>
        </w:rPr>
        <w:t xml:space="preserve"> (</w:t>
      </w:r>
      <w:commentRangeStart w:id="64"/>
      <w:r>
        <w:rPr>
          <w:lang w:val="sr-Cyrl-BA"/>
        </w:rPr>
        <w:t>енг</w:t>
      </w:r>
      <w:commentRangeEnd w:id="64"/>
      <w:r w:rsidR="00570140">
        <w:rPr>
          <w:rStyle w:val="CommentReference"/>
          <w:lang w:eastAsia="ar-SA"/>
        </w:rPr>
        <w:commentReference w:id="64"/>
      </w:r>
      <w:r>
        <w:rPr>
          <w:lang w:val="sr-Cyrl-BA"/>
        </w:rPr>
        <w:t xml:space="preserve">. </w:t>
      </w:r>
      <w:r w:rsidRPr="00E7775A">
        <w:rPr>
          <w:i/>
          <w:lang w:val="en-US"/>
        </w:rPr>
        <w:t>building</w:t>
      </w:r>
      <w:r>
        <w:rPr>
          <w:lang w:val="sr-Cyrl-BA"/>
        </w:rPr>
        <w:t>)</w:t>
      </w:r>
      <w:r w:rsidR="00375349">
        <w:rPr>
          <w:lang w:val="sr-Cyrl-BA"/>
        </w:rPr>
        <w:t xml:space="preserve"> садржи основне податке о згради.</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1"/>
        <w:gridCol w:w="2471"/>
        <w:gridCol w:w="1196"/>
        <w:gridCol w:w="4050"/>
      </w:tblGrid>
      <w:tr w:rsidR="00375349" w:rsidRPr="009753EE" w14:paraId="50114E07" w14:textId="77777777" w:rsidTr="00DB29F9">
        <w:trPr>
          <w:trHeight w:val="216"/>
          <w:jc w:val="center"/>
        </w:trPr>
        <w:tc>
          <w:tcPr>
            <w:tcW w:w="10188" w:type="dxa"/>
            <w:gridSpan w:val="4"/>
            <w:shd w:val="clear" w:color="auto" w:fill="BFBFBF"/>
          </w:tcPr>
          <w:p w14:paraId="3238A892" w14:textId="77777777" w:rsidR="00375349" w:rsidRPr="009753EE" w:rsidRDefault="00375349" w:rsidP="00DB29F9">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375349" w:rsidRPr="009753EE" w14:paraId="45737FA6" w14:textId="77777777" w:rsidTr="00DB29F9">
        <w:trPr>
          <w:trHeight w:val="216"/>
          <w:jc w:val="center"/>
        </w:trPr>
        <w:tc>
          <w:tcPr>
            <w:tcW w:w="2471" w:type="dxa"/>
            <w:shd w:val="clear" w:color="auto" w:fill="D9D9D9"/>
          </w:tcPr>
          <w:p w14:paraId="171238B4" w14:textId="77777777" w:rsidR="00375349" w:rsidRPr="009753EE" w:rsidRDefault="00375349" w:rsidP="00DB29F9">
            <w:pPr>
              <w:pStyle w:val="Podnaslov02"/>
              <w:spacing w:after="0"/>
              <w:jc w:val="center"/>
              <w:rPr>
                <w:rFonts w:cs="Arial"/>
                <w:b/>
                <w:sz w:val="24"/>
                <w:szCs w:val="24"/>
              </w:rPr>
            </w:pPr>
            <w:r w:rsidRPr="009753EE">
              <w:rPr>
                <w:rFonts w:cs="Arial"/>
                <w:b/>
                <w:sz w:val="24"/>
                <w:szCs w:val="24"/>
              </w:rPr>
              <w:t>Назив колоне</w:t>
            </w:r>
          </w:p>
        </w:tc>
        <w:tc>
          <w:tcPr>
            <w:tcW w:w="2471" w:type="dxa"/>
            <w:shd w:val="clear" w:color="auto" w:fill="D9D9D9"/>
          </w:tcPr>
          <w:p w14:paraId="673DA3A8" w14:textId="77777777" w:rsidR="00375349" w:rsidRPr="009753EE" w:rsidRDefault="00375349" w:rsidP="00DB29F9">
            <w:pPr>
              <w:pStyle w:val="Podnaslov02"/>
              <w:spacing w:after="0"/>
              <w:jc w:val="center"/>
              <w:rPr>
                <w:rFonts w:cs="Arial"/>
                <w:b/>
                <w:sz w:val="24"/>
                <w:szCs w:val="24"/>
              </w:rPr>
            </w:pPr>
            <w:r w:rsidRPr="009753EE">
              <w:rPr>
                <w:rFonts w:cs="Arial"/>
                <w:b/>
                <w:sz w:val="24"/>
                <w:szCs w:val="24"/>
              </w:rPr>
              <w:t>Тип података</w:t>
            </w:r>
          </w:p>
        </w:tc>
        <w:tc>
          <w:tcPr>
            <w:tcW w:w="1196" w:type="dxa"/>
            <w:shd w:val="clear" w:color="auto" w:fill="D9D9D9"/>
          </w:tcPr>
          <w:p w14:paraId="04045E36" w14:textId="77777777" w:rsidR="00375349" w:rsidRPr="00DB29F9" w:rsidRDefault="00375349" w:rsidP="00DB29F9">
            <w:pPr>
              <w:pStyle w:val="Podnaslov02"/>
              <w:spacing w:after="0"/>
              <w:jc w:val="center"/>
              <w:rPr>
                <w:rFonts w:cs="Arial"/>
                <w:b/>
                <w:i/>
                <w:sz w:val="24"/>
                <w:szCs w:val="24"/>
              </w:rPr>
            </w:pPr>
            <w:r w:rsidRPr="00DB29F9">
              <w:rPr>
                <w:rFonts w:cs="Arial"/>
                <w:b/>
                <w:i/>
                <w:sz w:val="24"/>
                <w:szCs w:val="24"/>
              </w:rPr>
              <w:t>Nullable</w:t>
            </w:r>
          </w:p>
        </w:tc>
        <w:tc>
          <w:tcPr>
            <w:tcW w:w="4050" w:type="dxa"/>
            <w:shd w:val="clear" w:color="auto" w:fill="D9D9D9"/>
          </w:tcPr>
          <w:p w14:paraId="51088558" w14:textId="77777777" w:rsidR="00375349" w:rsidRPr="009753EE" w:rsidRDefault="00375349" w:rsidP="00DB29F9">
            <w:pPr>
              <w:pStyle w:val="Podnaslov02"/>
              <w:spacing w:after="0"/>
              <w:jc w:val="center"/>
              <w:rPr>
                <w:rFonts w:cs="Arial"/>
                <w:b/>
                <w:sz w:val="24"/>
                <w:szCs w:val="24"/>
              </w:rPr>
            </w:pPr>
            <w:r w:rsidRPr="009753EE">
              <w:rPr>
                <w:rFonts w:cs="Arial"/>
                <w:b/>
                <w:sz w:val="24"/>
                <w:szCs w:val="24"/>
              </w:rPr>
              <w:t>Опис колоне</w:t>
            </w:r>
          </w:p>
        </w:tc>
      </w:tr>
      <w:tr w:rsidR="00375349" w:rsidRPr="009753EE" w14:paraId="57F4E7A4" w14:textId="77777777" w:rsidTr="00DB29F9">
        <w:trPr>
          <w:trHeight w:val="216"/>
          <w:jc w:val="center"/>
        </w:trPr>
        <w:tc>
          <w:tcPr>
            <w:tcW w:w="2471" w:type="dxa"/>
            <w:shd w:val="clear" w:color="auto" w:fill="auto"/>
          </w:tcPr>
          <w:p w14:paraId="0EAB715D" w14:textId="77777777" w:rsidR="00375349" w:rsidRPr="005656E4" w:rsidRDefault="005656E4" w:rsidP="00DB29F9">
            <w:pPr>
              <w:pStyle w:val="Podnaslov02"/>
              <w:spacing w:after="0"/>
              <w:jc w:val="center"/>
              <w:rPr>
                <w:rFonts w:cs="Arial"/>
                <w:i/>
                <w:sz w:val="24"/>
                <w:szCs w:val="24"/>
              </w:rPr>
            </w:pPr>
            <w:r w:rsidRPr="005656E4">
              <w:rPr>
                <w:rFonts w:cs="Arial"/>
                <w:i/>
                <w:sz w:val="24"/>
                <w:szCs w:val="24"/>
              </w:rPr>
              <w:t>id</w:t>
            </w:r>
          </w:p>
        </w:tc>
        <w:tc>
          <w:tcPr>
            <w:tcW w:w="2471" w:type="dxa"/>
            <w:shd w:val="clear" w:color="auto" w:fill="auto"/>
          </w:tcPr>
          <w:p w14:paraId="3E04A116" w14:textId="77777777" w:rsidR="00375349" w:rsidRPr="005656E4" w:rsidRDefault="005656E4" w:rsidP="00DB29F9">
            <w:pPr>
              <w:pStyle w:val="Podnaslov02"/>
              <w:spacing w:after="0"/>
              <w:jc w:val="center"/>
              <w:rPr>
                <w:rFonts w:cs="Arial"/>
                <w:i/>
                <w:sz w:val="24"/>
                <w:szCs w:val="24"/>
              </w:rPr>
            </w:pPr>
            <w:r>
              <w:rPr>
                <w:rFonts w:cs="Arial"/>
                <w:i/>
                <w:sz w:val="24"/>
                <w:szCs w:val="24"/>
              </w:rPr>
              <w:t>BIGSERIAL</w:t>
            </w:r>
          </w:p>
        </w:tc>
        <w:tc>
          <w:tcPr>
            <w:tcW w:w="1196" w:type="dxa"/>
            <w:shd w:val="clear" w:color="auto" w:fill="auto"/>
          </w:tcPr>
          <w:p w14:paraId="776A352D" w14:textId="77777777" w:rsidR="00375349" w:rsidRPr="009753EE" w:rsidRDefault="00375349" w:rsidP="00DB29F9">
            <w:pPr>
              <w:pStyle w:val="Podnaslov02"/>
              <w:spacing w:after="0"/>
              <w:jc w:val="center"/>
              <w:rPr>
                <w:rFonts w:cs="Arial"/>
                <w:sz w:val="24"/>
                <w:szCs w:val="24"/>
              </w:rPr>
            </w:pPr>
            <w:r w:rsidRPr="009753EE">
              <w:rPr>
                <w:rFonts w:cs="Arial"/>
                <w:sz w:val="24"/>
                <w:szCs w:val="24"/>
              </w:rPr>
              <w:t>Не</w:t>
            </w:r>
          </w:p>
        </w:tc>
        <w:tc>
          <w:tcPr>
            <w:tcW w:w="4050" w:type="dxa"/>
            <w:shd w:val="clear" w:color="auto" w:fill="auto"/>
          </w:tcPr>
          <w:p w14:paraId="18E599CA" w14:textId="77777777" w:rsidR="00375349" w:rsidRPr="005656E4" w:rsidRDefault="005656E4" w:rsidP="005656E4">
            <w:pPr>
              <w:pStyle w:val="Podnaslov02"/>
              <w:spacing w:after="0"/>
              <w:rPr>
                <w:rFonts w:cs="Arial"/>
                <w:sz w:val="24"/>
                <w:szCs w:val="24"/>
                <w:lang w:val="sr-Cyrl-BA"/>
              </w:rPr>
            </w:pPr>
            <w:r>
              <w:rPr>
                <w:rFonts w:cs="Arial"/>
                <w:sz w:val="24"/>
                <w:szCs w:val="24"/>
                <w:lang w:val="sr-Cyrl-BA"/>
              </w:rPr>
              <w:t>Јединствени идентификатор</w:t>
            </w:r>
          </w:p>
        </w:tc>
      </w:tr>
      <w:tr w:rsidR="00375349" w:rsidRPr="009753EE" w14:paraId="1CBBFE73" w14:textId="77777777" w:rsidTr="00DB29F9">
        <w:trPr>
          <w:trHeight w:val="216"/>
          <w:jc w:val="center"/>
        </w:trPr>
        <w:tc>
          <w:tcPr>
            <w:tcW w:w="2471" w:type="dxa"/>
            <w:shd w:val="clear" w:color="auto" w:fill="auto"/>
          </w:tcPr>
          <w:p w14:paraId="0753269A" w14:textId="77777777" w:rsidR="00375349" w:rsidRPr="005656E4" w:rsidRDefault="005656E4" w:rsidP="00DB29F9">
            <w:pPr>
              <w:pStyle w:val="Podnaslov02"/>
              <w:spacing w:after="0"/>
              <w:jc w:val="center"/>
              <w:rPr>
                <w:rFonts w:cs="Arial"/>
                <w:i/>
                <w:sz w:val="24"/>
                <w:szCs w:val="24"/>
              </w:rPr>
            </w:pPr>
            <w:r w:rsidRPr="005656E4">
              <w:rPr>
                <w:rFonts w:cs="Arial"/>
                <w:i/>
                <w:sz w:val="24"/>
                <w:szCs w:val="24"/>
              </w:rPr>
              <w:t>address</w:t>
            </w:r>
          </w:p>
        </w:tc>
        <w:tc>
          <w:tcPr>
            <w:tcW w:w="2471" w:type="dxa"/>
            <w:shd w:val="clear" w:color="auto" w:fill="auto"/>
          </w:tcPr>
          <w:p w14:paraId="208DE1D6" w14:textId="77777777" w:rsidR="00375349" w:rsidRPr="009753EE" w:rsidRDefault="005656E4" w:rsidP="005656E4">
            <w:pPr>
              <w:pStyle w:val="Podnaslov02"/>
              <w:spacing w:after="0"/>
              <w:jc w:val="center"/>
              <w:rPr>
                <w:rFonts w:cs="Arial"/>
                <w:sz w:val="24"/>
                <w:szCs w:val="24"/>
              </w:rPr>
            </w:pPr>
            <w:r w:rsidRPr="005656E4">
              <w:rPr>
                <w:rFonts w:cs="Arial"/>
                <w:i/>
                <w:sz w:val="24"/>
                <w:szCs w:val="24"/>
              </w:rPr>
              <w:t>VARCHAR</w:t>
            </w:r>
            <w:r w:rsidR="00375349">
              <w:rPr>
                <w:rFonts w:cs="Arial"/>
                <w:sz w:val="24"/>
                <w:szCs w:val="24"/>
              </w:rPr>
              <w:t xml:space="preserve"> (</w:t>
            </w:r>
            <w:r>
              <w:rPr>
                <w:rFonts w:cs="Arial"/>
                <w:sz w:val="24"/>
                <w:szCs w:val="24"/>
              </w:rPr>
              <w:t>255</w:t>
            </w:r>
            <w:r w:rsidR="00375349" w:rsidRPr="009753EE">
              <w:rPr>
                <w:rFonts w:cs="Arial"/>
                <w:sz w:val="24"/>
                <w:szCs w:val="24"/>
              </w:rPr>
              <w:t>)</w:t>
            </w:r>
          </w:p>
        </w:tc>
        <w:tc>
          <w:tcPr>
            <w:tcW w:w="1196" w:type="dxa"/>
            <w:shd w:val="clear" w:color="auto" w:fill="auto"/>
          </w:tcPr>
          <w:p w14:paraId="68DB9F73" w14:textId="77777777" w:rsidR="00375349" w:rsidRPr="005656E4" w:rsidRDefault="005656E4" w:rsidP="00DB29F9">
            <w:pPr>
              <w:pStyle w:val="Podnaslov02"/>
              <w:spacing w:after="0"/>
              <w:jc w:val="center"/>
              <w:rPr>
                <w:rFonts w:cs="Arial"/>
                <w:sz w:val="24"/>
                <w:szCs w:val="24"/>
                <w:lang w:val="sr-Cyrl-BA"/>
              </w:rPr>
            </w:pPr>
            <w:r>
              <w:rPr>
                <w:rFonts w:cs="Arial"/>
                <w:sz w:val="24"/>
                <w:szCs w:val="24"/>
                <w:lang w:val="sr-Cyrl-BA"/>
              </w:rPr>
              <w:t>Да</w:t>
            </w:r>
          </w:p>
        </w:tc>
        <w:tc>
          <w:tcPr>
            <w:tcW w:w="4050" w:type="dxa"/>
            <w:shd w:val="clear" w:color="auto" w:fill="auto"/>
          </w:tcPr>
          <w:p w14:paraId="6B4611C8" w14:textId="77777777" w:rsidR="00375349" w:rsidRPr="005656E4" w:rsidRDefault="005656E4" w:rsidP="00DB29F9">
            <w:pPr>
              <w:pStyle w:val="Podnaslov02"/>
              <w:spacing w:after="0"/>
              <w:jc w:val="center"/>
              <w:rPr>
                <w:rFonts w:cs="Arial"/>
                <w:sz w:val="24"/>
                <w:szCs w:val="24"/>
                <w:lang w:val="sr-Cyrl-BA"/>
              </w:rPr>
            </w:pPr>
            <w:r>
              <w:rPr>
                <w:rFonts w:cs="Arial"/>
                <w:sz w:val="24"/>
                <w:szCs w:val="24"/>
                <w:lang w:val="sr-Cyrl-BA"/>
              </w:rPr>
              <w:t>Адреса зграде</w:t>
            </w:r>
          </w:p>
        </w:tc>
      </w:tr>
      <w:tr w:rsidR="00375349" w:rsidRPr="009753EE" w14:paraId="1F69B8CF" w14:textId="77777777" w:rsidTr="00DB29F9">
        <w:trPr>
          <w:trHeight w:val="216"/>
          <w:jc w:val="center"/>
        </w:trPr>
        <w:tc>
          <w:tcPr>
            <w:tcW w:w="2471" w:type="dxa"/>
            <w:shd w:val="clear" w:color="auto" w:fill="auto"/>
          </w:tcPr>
          <w:p w14:paraId="259CD38F" w14:textId="77777777" w:rsidR="00375349" w:rsidRPr="005656E4" w:rsidRDefault="005656E4" w:rsidP="00DB29F9">
            <w:pPr>
              <w:pStyle w:val="Podnaslov02"/>
              <w:spacing w:after="0"/>
              <w:jc w:val="center"/>
              <w:rPr>
                <w:rFonts w:cs="Arial"/>
                <w:i/>
                <w:sz w:val="24"/>
                <w:szCs w:val="24"/>
              </w:rPr>
            </w:pPr>
            <w:r w:rsidRPr="005656E4">
              <w:rPr>
                <w:rFonts w:cs="Arial"/>
                <w:i/>
                <w:sz w:val="24"/>
                <w:szCs w:val="24"/>
              </w:rPr>
              <w:t>name</w:t>
            </w:r>
          </w:p>
        </w:tc>
        <w:tc>
          <w:tcPr>
            <w:tcW w:w="2471" w:type="dxa"/>
            <w:shd w:val="clear" w:color="auto" w:fill="auto"/>
          </w:tcPr>
          <w:p w14:paraId="629A1CF7" w14:textId="77777777" w:rsidR="00375349" w:rsidRPr="009753EE" w:rsidRDefault="005656E4" w:rsidP="005656E4">
            <w:pPr>
              <w:pStyle w:val="Podnaslov02"/>
              <w:spacing w:after="0"/>
              <w:jc w:val="center"/>
              <w:rPr>
                <w:rFonts w:cs="Arial"/>
                <w:sz w:val="24"/>
                <w:szCs w:val="24"/>
              </w:rPr>
            </w:pPr>
            <w:r w:rsidRPr="005656E4">
              <w:rPr>
                <w:rFonts w:cs="Arial"/>
                <w:i/>
                <w:sz w:val="24"/>
                <w:szCs w:val="24"/>
              </w:rPr>
              <w:t>VARCHAR</w:t>
            </w:r>
            <w:r>
              <w:rPr>
                <w:rFonts w:cs="Arial"/>
                <w:sz w:val="24"/>
                <w:szCs w:val="24"/>
              </w:rPr>
              <w:t xml:space="preserve"> </w:t>
            </w:r>
            <w:r w:rsidR="00375349">
              <w:rPr>
                <w:rFonts w:cs="Arial"/>
                <w:sz w:val="24"/>
                <w:szCs w:val="24"/>
              </w:rPr>
              <w:t>(</w:t>
            </w:r>
            <w:r>
              <w:rPr>
                <w:rFonts w:cs="Arial"/>
                <w:sz w:val="24"/>
                <w:szCs w:val="24"/>
              </w:rPr>
              <w:t>255</w:t>
            </w:r>
            <w:r w:rsidR="00375349" w:rsidRPr="009753EE">
              <w:rPr>
                <w:rFonts w:cs="Arial"/>
                <w:sz w:val="24"/>
                <w:szCs w:val="24"/>
              </w:rPr>
              <w:t>)</w:t>
            </w:r>
          </w:p>
        </w:tc>
        <w:tc>
          <w:tcPr>
            <w:tcW w:w="1196" w:type="dxa"/>
            <w:shd w:val="clear" w:color="auto" w:fill="auto"/>
          </w:tcPr>
          <w:p w14:paraId="37F22679" w14:textId="77777777" w:rsidR="00375349" w:rsidRPr="005656E4" w:rsidRDefault="005656E4" w:rsidP="00DB29F9">
            <w:pPr>
              <w:pStyle w:val="Podnaslov02"/>
              <w:spacing w:after="0"/>
              <w:jc w:val="center"/>
              <w:rPr>
                <w:rFonts w:cs="Arial"/>
                <w:sz w:val="24"/>
                <w:szCs w:val="24"/>
                <w:lang w:val="sr-Cyrl-BA"/>
              </w:rPr>
            </w:pPr>
            <w:r>
              <w:rPr>
                <w:rFonts w:cs="Arial"/>
                <w:sz w:val="24"/>
                <w:szCs w:val="24"/>
                <w:lang w:val="sr-Cyrl-BA"/>
              </w:rPr>
              <w:t>Да</w:t>
            </w:r>
          </w:p>
        </w:tc>
        <w:tc>
          <w:tcPr>
            <w:tcW w:w="4050" w:type="dxa"/>
            <w:shd w:val="clear" w:color="auto" w:fill="auto"/>
          </w:tcPr>
          <w:p w14:paraId="716DA9BA" w14:textId="77777777" w:rsidR="00375349" w:rsidRPr="005656E4" w:rsidRDefault="005656E4" w:rsidP="00DB29F9">
            <w:pPr>
              <w:pStyle w:val="Podnaslov02"/>
              <w:spacing w:after="0"/>
              <w:jc w:val="center"/>
              <w:rPr>
                <w:rFonts w:cs="Arial"/>
                <w:sz w:val="24"/>
                <w:szCs w:val="24"/>
                <w:lang w:val="sr-Cyrl-BA"/>
              </w:rPr>
            </w:pPr>
            <w:r>
              <w:rPr>
                <w:rFonts w:cs="Arial"/>
                <w:sz w:val="24"/>
                <w:szCs w:val="24"/>
                <w:lang w:val="sr-Cyrl-BA"/>
              </w:rPr>
              <w:t>Назив зграде</w:t>
            </w:r>
          </w:p>
        </w:tc>
      </w:tr>
    </w:tbl>
    <w:p w14:paraId="54738AF4" w14:textId="77777777" w:rsidR="00375349" w:rsidRDefault="00375349" w:rsidP="005656E4">
      <w:pPr>
        <w:ind w:firstLine="0"/>
        <w:rPr>
          <w:lang w:val="sr-Cyrl-BA"/>
        </w:rPr>
      </w:pP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5261"/>
      </w:tblGrid>
      <w:tr w:rsidR="005656E4" w:rsidRPr="009753EE" w14:paraId="2DB2116E" w14:textId="77777777" w:rsidTr="00DB29F9">
        <w:trPr>
          <w:jc w:val="center"/>
        </w:trPr>
        <w:tc>
          <w:tcPr>
            <w:tcW w:w="10188" w:type="dxa"/>
            <w:gridSpan w:val="2"/>
            <w:shd w:val="clear" w:color="auto" w:fill="BFBFBF"/>
          </w:tcPr>
          <w:p w14:paraId="2E4CE062" w14:textId="77777777" w:rsidR="005656E4" w:rsidRPr="009753EE" w:rsidRDefault="005656E4" w:rsidP="00DB29F9">
            <w:pPr>
              <w:pStyle w:val="Podnaslov02"/>
              <w:spacing w:after="0"/>
              <w:jc w:val="center"/>
              <w:rPr>
                <w:rFonts w:cs="Arial"/>
                <w:b/>
                <w:sz w:val="24"/>
                <w:szCs w:val="24"/>
              </w:rPr>
            </w:pPr>
            <w:r w:rsidRPr="009753EE">
              <w:rPr>
                <w:rFonts w:cs="Arial"/>
                <w:b/>
                <w:sz w:val="24"/>
                <w:szCs w:val="24"/>
              </w:rPr>
              <w:t>Ограничење примарног кључа</w:t>
            </w:r>
          </w:p>
        </w:tc>
      </w:tr>
      <w:tr w:rsidR="005656E4" w:rsidRPr="009753EE" w14:paraId="46B95089" w14:textId="77777777" w:rsidTr="00DB29F9">
        <w:trPr>
          <w:jc w:val="center"/>
        </w:trPr>
        <w:tc>
          <w:tcPr>
            <w:tcW w:w="4927" w:type="dxa"/>
            <w:shd w:val="clear" w:color="auto" w:fill="D9D9D9"/>
          </w:tcPr>
          <w:p w14:paraId="204FD67A" w14:textId="77777777" w:rsidR="005656E4" w:rsidRPr="009753EE" w:rsidRDefault="005656E4" w:rsidP="00DB29F9">
            <w:pPr>
              <w:pStyle w:val="Podnaslov02"/>
              <w:spacing w:after="0"/>
              <w:jc w:val="center"/>
              <w:rPr>
                <w:rFonts w:cs="Arial"/>
                <w:b/>
                <w:sz w:val="24"/>
                <w:szCs w:val="24"/>
              </w:rPr>
            </w:pPr>
            <w:r w:rsidRPr="009753EE">
              <w:rPr>
                <w:rFonts w:cs="Arial"/>
                <w:b/>
                <w:sz w:val="24"/>
                <w:szCs w:val="24"/>
              </w:rPr>
              <w:t>Назив ограничења</w:t>
            </w:r>
          </w:p>
        </w:tc>
        <w:tc>
          <w:tcPr>
            <w:tcW w:w="5261" w:type="dxa"/>
            <w:shd w:val="clear" w:color="auto" w:fill="D9D9D9"/>
          </w:tcPr>
          <w:p w14:paraId="5DFF2F35" w14:textId="77777777" w:rsidR="005656E4" w:rsidRPr="009753EE" w:rsidRDefault="005656E4" w:rsidP="00DB29F9">
            <w:pPr>
              <w:pStyle w:val="Podnaslov02"/>
              <w:spacing w:after="0"/>
              <w:jc w:val="center"/>
              <w:rPr>
                <w:rFonts w:cs="Arial"/>
                <w:b/>
                <w:sz w:val="24"/>
                <w:szCs w:val="24"/>
              </w:rPr>
            </w:pPr>
            <w:r w:rsidRPr="009753EE">
              <w:rPr>
                <w:rFonts w:cs="Arial"/>
                <w:b/>
                <w:sz w:val="24"/>
                <w:szCs w:val="24"/>
              </w:rPr>
              <w:t>Колоне</w:t>
            </w:r>
          </w:p>
        </w:tc>
      </w:tr>
      <w:tr w:rsidR="005656E4" w:rsidRPr="009753EE" w14:paraId="34FEA6D5" w14:textId="77777777" w:rsidTr="00DB29F9">
        <w:trPr>
          <w:jc w:val="center"/>
        </w:trPr>
        <w:tc>
          <w:tcPr>
            <w:tcW w:w="4927" w:type="dxa"/>
            <w:shd w:val="clear" w:color="auto" w:fill="auto"/>
          </w:tcPr>
          <w:p w14:paraId="09D82EF0" w14:textId="77777777" w:rsidR="005656E4" w:rsidRPr="005656E4" w:rsidRDefault="005656E4" w:rsidP="005656E4">
            <w:pPr>
              <w:pStyle w:val="NormalWeb"/>
              <w:jc w:val="center"/>
              <w:rPr>
                <w:rFonts w:ascii="Arial" w:eastAsia="Calibri" w:hAnsi="Arial" w:cs="Arial"/>
                <w:lang w:val="sr-Cyrl-BA"/>
              </w:rPr>
            </w:pPr>
            <w:r w:rsidRPr="00394937">
              <w:rPr>
                <w:rFonts w:ascii="Arial" w:eastAsia="Calibri" w:hAnsi="Arial" w:cs="Arial"/>
                <w:i/>
              </w:rPr>
              <w:t>PK</w:t>
            </w:r>
            <w:r w:rsidRPr="009753EE">
              <w:rPr>
                <w:rFonts w:ascii="Arial" w:eastAsia="Calibri" w:hAnsi="Arial" w:cs="Arial"/>
              </w:rPr>
              <w:t>_</w:t>
            </w:r>
            <w:commentRangeStart w:id="65"/>
            <w:commentRangeStart w:id="66"/>
            <w:r>
              <w:rPr>
                <w:rFonts w:ascii="Arial" w:eastAsia="Calibri" w:hAnsi="Arial" w:cs="Arial"/>
                <w:lang w:val="sr-Cyrl-BA"/>
              </w:rPr>
              <w:t>ЗГРАДА</w:t>
            </w:r>
            <w:commentRangeEnd w:id="65"/>
            <w:r w:rsidR="00CA59E8">
              <w:rPr>
                <w:rStyle w:val="CommentReference"/>
                <w:lang w:eastAsia="ar-SA"/>
              </w:rPr>
              <w:commentReference w:id="65"/>
            </w:r>
            <w:commentRangeEnd w:id="66"/>
            <w:r w:rsidR="00570140">
              <w:rPr>
                <w:rStyle w:val="CommentReference"/>
                <w:lang w:eastAsia="ar-SA"/>
              </w:rPr>
              <w:commentReference w:id="66"/>
            </w:r>
          </w:p>
        </w:tc>
        <w:tc>
          <w:tcPr>
            <w:tcW w:w="5261" w:type="dxa"/>
            <w:shd w:val="clear" w:color="auto" w:fill="auto"/>
          </w:tcPr>
          <w:p w14:paraId="3965EC8F" w14:textId="77777777" w:rsidR="005656E4" w:rsidRPr="005656E4" w:rsidRDefault="005656E4" w:rsidP="00DB29F9">
            <w:pPr>
              <w:pStyle w:val="Podnaslov02"/>
              <w:spacing w:after="0"/>
              <w:jc w:val="center"/>
              <w:rPr>
                <w:rFonts w:cs="Arial"/>
                <w:sz w:val="24"/>
                <w:szCs w:val="24"/>
                <w:lang w:val="sr-Cyrl-BA"/>
              </w:rPr>
            </w:pPr>
            <w:r w:rsidRPr="005656E4">
              <w:rPr>
                <w:rFonts w:cs="Arial"/>
                <w:i/>
                <w:sz w:val="24"/>
                <w:szCs w:val="24"/>
              </w:rPr>
              <w:t>id</w:t>
            </w:r>
          </w:p>
        </w:tc>
      </w:tr>
    </w:tbl>
    <w:p w14:paraId="46ABBD8F" w14:textId="77777777" w:rsidR="005656E4" w:rsidRDefault="005656E4" w:rsidP="005656E4">
      <w:pPr>
        <w:ind w:firstLine="0"/>
        <w:rPr>
          <w:lang w:val="sr-Cyrl-BA"/>
        </w:rPr>
      </w:pPr>
    </w:p>
    <w:p w14:paraId="7C047401" w14:textId="251E302D" w:rsidR="005656E4" w:rsidRDefault="00E7775A" w:rsidP="005656E4">
      <w:pPr>
        <w:pStyle w:val="Heading4"/>
        <w:rPr>
          <w:b w:val="0"/>
          <w:lang w:val="sr-Cyrl-BA"/>
        </w:rPr>
      </w:pPr>
      <w:r>
        <w:rPr>
          <w:b w:val="0"/>
          <w:lang w:val="sr-Cyrl-BA"/>
        </w:rPr>
        <w:t xml:space="preserve">Табела </w:t>
      </w:r>
      <w:r w:rsidRPr="00E7775A">
        <w:rPr>
          <w:b w:val="0"/>
          <w:i/>
          <w:lang w:val="en-US"/>
        </w:rPr>
        <w:t>Employee</w:t>
      </w:r>
    </w:p>
    <w:p w14:paraId="186FA787" w14:textId="7DBA4DA6" w:rsidR="00DB29F9" w:rsidRDefault="00E7775A" w:rsidP="00DB29F9">
      <w:pPr>
        <w:rPr>
          <w:lang w:val="sr-Cyrl-BA"/>
        </w:rPr>
      </w:pPr>
      <w:r>
        <w:rPr>
          <w:lang w:val="sr-Cyrl-BA"/>
        </w:rPr>
        <w:t>Шема релације р</w:t>
      </w:r>
      <w:r w:rsidR="00DB29F9">
        <w:rPr>
          <w:lang w:val="sr-Cyrl-BA"/>
        </w:rPr>
        <w:t>адник</w:t>
      </w:r>
      <w:r>
        <w:rPr>
          <w:lang w:val="en-US"/>
        </w:rPr>
        <w:t xml:space="preserve"> </w:t>
      </w:r>
      <w:r>
        <w:rPr>
          <w:lang w:val="sr-Cyrl-BA"/>
        </w:rPr>
        <w:t xml:space="preserve">(енг. </w:t>
      </w:r>
      <w:r w:rsidRPr="00E7775A">
        <w:rPr>
          <w:i/>
          <w:lang w:val="en-US"/>
        </w:rPr>
        <w:t>employee</w:t>
      </w:r>
      <w:r>
        <w:rPr>
          <w:lang w:val="sr-Cyrl-BA"/>
        </w:rPr>
        <w:t>)</w:t>
      </w:r>
      <w:r w:rsidR="00DB29F9">
        <w:rPr>
          <w:lang w:val="sr-Cyrl-BA"/>
        </w:rPr>
        <w:t xml:space="preserve"> садржи основне податке о раднику.</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1"/>
        <w:gridCol w:w="2471"/>
        <w:gridCol w:w="1196"/>
        <w:gridCol w:w="4050"/>
      </w:tblGrid>
      <w:tr w:rsidR="00DB29F9" w:rsidRPr="009753EE" w14:paraId="4DE48DE9" w14:textId="77777777" w:rsidTr="00DB29F9">
        <w:trPr>
          <w:trHeight w:val="216"/>
          <w:jc w:val="center"/>
        </w:trPr>
        <w:tc>
          <w:tcPr>
            <w:tcW w:w="10188" w:type="dxa"/>
            <w:gridSpan w:val="4"/>
            <w:shd w:val="clear" w:color="auto" w:fill="BFBFBF"/>
          </w:tcPr>
          <w:p w14:paraId="3A2A370A" w14:textId="77777777" w:rsidR="00DB29F9" w:rsidRPr="009753EE" w:rsidRDefault="00DB29F9" w:rsidP="00DB29F9">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DB29F9" w:rsidRPr="009753EE" w14:paraId="5EB1F132" w14:textId="77777777" w:rsidTr="00DB29F9">
        <w:trPr>
          <w:trHeight w:val="216"/>
          <w:jc w:val="center"/>
        </w:trPr>
        <w:tc>
          <w:tcPr>
            <w:tcW w:w="2471" w:type="dxa"/>
            <w:shd w:val="clear" w:color="auto" w:fill="D9D9D9"/>
          </w:tcPr>
          <w:p w14:paraId="1CF38DB1"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Назив колоне</w:t>
            </w:r>
          </w:p>
        </w:tc>
        <w:tc>
          <w:tcPr>
            <w:tcW w:w="2471" w:type="dxa"/>
            <w:shd w:val="clear" w:color="auto" w:fill="D9D9D9"/>
          </w:tcPr>
          <w:p w14:paraId="5D355620"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Тип података</w:t>
            </w:r>
          </w:p>
        </w:tc>
        <w:tc>
          <w:tcPr>
            <w:tcW w:w="1196" w:type="dxa"/>
            <w:shd w:val="clear" w:color="auto" w:fill="D9D9D9"/>
          </w:tcPr>
          <w:p w14:paraId="7CFDD61B" w14:textId="77777777" w:rsidR="00DB29F9" w:rsidRPr="00DB29F9" w:rsidRDefault="00DB29F9" w:rsidP="00DB29F9">
            <w:pPr>
              <w:pStyle w:val="Podnaslov02"/>
              <w:spacing w:after="0"/>
              <w:jc w:val="center"/>
              <w:rPr>
                <w:rFonts w:cs="Arial"/>
                <w:b/>
                <w:i/>
                <w:sz w:val="24"/>
                <w:szCs w:val="24"/>
              </w:rPr>
            </w:pPr>
            <w:r w:rsidRPr="00DB29F9">
              <w:rPr>
                <w:rFonts w:cs="Arial"/>
                <w:b/>
                <w:i/>
                <w:sz w:val="24"/>
                <w:szCs w:val="24"/>
              </w:rPr>
              <w:t>Nullable</w:t>
            </w:r>
          </w:p>
        </w:tc>
        <w:tc>
          <w:tcPr>
            <w:tcW w:w="4050" w:type="dxa"/>
            <w:shd w:val="clear" w:color="auto" w:fill="D9D9D9"/>
          </w:tcPr>
          <w:p w14:paraId="2B7FEED6"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Опис колоне</w:t>
            </w:r>
          </w:p>
        </w:tc>
      </w:tr>
      <w:tr w:rsidR="00DB29F9" w:rsidRPr="009753EE" w14:paraId="555E8B34" w14:textId="77777777" w:rsidTr="00DB29F9">
        <w:trPr>
          <w:trHeight w:val="216"/>
          <w:jc w:val="center"/>
        </w:trPr>
        <w:tc>
          <w:tcPr>
            <w:tcW w:w="2471" w:type="dxa"/>
            <w:shd w:val="clear" w:color="auto" w:fill="auto"/>
          </w:tcPr>
          <w:p w14:paraId="293C6DDC"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id</w:t>
            </w:r>
          </w:p>
        </w:tc>
        <w:tc>
          <w:tcPr>
            <w:tcW w:w="2471" w:type="dxa"/>
            <w:shd w:val="clear" w:color="auto" w:fill="auto"/>
          </w:tcPr>
          <w:p w14:paraId="260022B2"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BIGSERIAL</w:t>
            </w:r>
          </w:p>
        </w:tc>
        <w:tc>
          <w:tcPr>
            <w:tcW w:w="1196" w:type="dxa"/>
            <w:shd w:val="clear" w:color="auto" w:fill="auto"/>
          </w:tcPr>
          <w:p w14:paraId="1D689BEA"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66455B95" w14:textId="77777777" w:rsidR="00DB29F9" w:rsidRPr="009753EE" w:rsidRDefault="00DB29F9" w:rsidP="00DB29F9">
            <w:pPr>
              <w:pStyle w:val="Podnaslov02"/>
              <w:spacing w:after="0"/>
              <w:jc w:val="center"/>
              <w:rPr>
                <w:rFonts w:cs="Arial"/>
                <w:sz w:val="24"/>
                <w:szCs w:val="24"/>
              </w:rPr>
            </w:pPr>
            <w:r>
              <w:rPr>
                <w:rFonts w:cs="Arial"/>
                <w:sz w:val="24"/>
                <w:szCs w:val="24"/>
                <w:lang w:val="sr-Cyrl-BA"/>
              </w:rPr>
              <w:t>Јединствени идентификатор</w:t>
            </w:r>
          </w:p>
        </w:tc>
      </w:tr>
      <w:tr w:rsidR="00DB29F9" w:rsidRPr="009753EE" w14:paraId="02843D79" w14:textId="77777777" w:rsidTr="00DB29F9">
        <w:trPr>
          <w:trHeight w:val="216"/>
          <w:jc w:val="center"/>
        </w:trPr>
        <w:tc>
          <w:tcPr>
            <w:tcW w:w="2471" w:type="dxa"/>
            <w:shd w:val="clear" w:color="auto" w:fill="auto"/>
          </w:tcPr>
          <w:p w14:paraId="5B28C245"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email</w:t>
            </w:r>
          </w:p>
        </w:tc>
        <w:tc>
          <w:tcPr>
            <w:tcW w:w="2471" w:type="dxa"/>
            <w:shd w:val="clear" w:color="auto" w:fill="auto"/>
          </w:tcPr>
          <w:p w14:paraId="03D8A95F"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1196" w:type="dxa"/>
            <w:shd w:val="clear" w:color="auto" w:fill="auto"/>
          </w:tcPr>
          <w:p w14:paraId="5CB5D1F6"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7A7234FE" w14:textId="77777777" w:rsidR="00DB29F9" w:rsidRPr="00DB29F9" w:rsidRDefault="00DB29F9" w:rsidP="00DB29F9">
            <w:pPr>
              <w:pStyle w:val="Podnaslov02"/>
              <w:spacing w:after="0"/>
              <w:jc w:val="center"/>
              <w:rPr>
                <w:rFonts w:cs="Arial"/>
                <w:sz w:val="24"/>
                <w:szCs w:val="24"/>
                <w:lang w:val="sr-Cyrl-BA"/>
              </w:rPr>
            </w:pPr>
            <w:r>
              <w:rPr>
                <w:rFonts w:cs="Arial"/>
                <w:i/>
                <w:sz w:val="24"/>
                <w:szCs w:val="24"/>
                <w:lang w:val="sr-Cyrl-BA"/>
              </w:rPr>
              <w:t>Е</w:t>
            </w:r>
            <w:r w:rsidRPr="00DB29F9">
              <w:rPr>
                <w:rFonts w:cs="Arial"/>
                <w:i/>
                <w:sz w:val="24"/>
                <w:szCs w:val="24"/>
              </w:rPr>
              <w:t>mail</w:t>
            </w:r>
            <w:r>
              <w:rPr>
                <w:rFonts w:cs="Arial"/>
                <w:i/>
                <w:sz w:val="24"/>
                <w:szCs w:val="24"/>
                <w:lang w:val="sr-Cyrl-BA"/>
              </w:rPr>
              <w:t xml:space="preserve"> </w:t>
            </w:r>
            <w:r w:rsidRPr="00DB29F9">
              <w:rPr>
                <w:rFonts w:cs="Arial"/>
                <w:sz w:val="24"/>
                <w:szCs w:val="24"/>
                <w:lang w:val="sr-Cyrl-BA"/>
              </w:rPr>
              <w:t>адреса радника</w:t>
            </w:r>
          </w:p>
        </w:tc>
      </w:tr>
      <w:tr w:rsidR="00DB29F9" w:rsidRPr="009753EE" w14:paraId="668ECA9C" w14:textId="77777777" w:rsidTr="00DB29F9">
        <w:trPr>
          <w:trHeight w:val="216"/>
          <w:jc w:val="center"/>
        </w:trPr>
        <w:tc>
          <w:tcPr>
            <w:tcW w:w="2471" w:type="dxa"/>
            <w:shd w:val="clear" w:color="auto" w:fill="auto"/>
          </w:tcPr>
          <w:p w14:paraId="0A474C4F"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name</w:t>
            </w:r>
          </w:p>
        </w:tc>
        <w:tc>
          <w:tcPr>
            <w:tcW w:w="2471" w:type="dxa"/>
            <w:shd w:val="clear" w:color="auto" w:fill="auto"/>
          </w:tcPr>
          <w:p w14:paraId="034FC55B"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1196" w:type="dxa"/>
            <w:shd w:val="clear" w:color="auto" w:fill="auto"/>
          </w:tcPr>
          <w:p w14:paraId="7D660782" w14:textId="77777777" w:rsidR="00DB29F9" w:rsidRPr="00DB29F9" w:rsidRDefault="005B5EF9" w:rsidP="00DB29F9">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2C9D8DF4"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Име</w:t>
            </w:r>
          </w:p>
        </w:tc>
      </w:tr>
      <w:tr w:rsidR="00DB29F9" w:rsidRPr="009753EE" w14:paraId="2FF47A30" w14:textId="77777777" w:rsidTr="00DB29F9">
        <w:trPr>
          <w:trHeight w:val="216"/>
          <w:jc w:val="center"/>
        </w:trPr>
        <w:tc>
          <w:tcPr>
            <w:tcW w:w="2471" w:type="dxa"/>
            <w:shd w:val="clear" w:color="auto" w:fill="auto"/>
          </w:tcPr>
          <w:p w14:paraId="5B45D3D8"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surname</w:t>
            </w:r>
          </w:p>
        </w:tc>
        <w:tc>
          <w:tcPr>
            <w:tcW w:w="2471" w:type="dxa"/>
            <w:shd w:val="clear" w:color="auto" w:fill="auto"/>
          </w:tcPr>
          <w:p w14:paraId="2F5816A2"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1196" w:type="dxa"/>
            <w:shd w:val="clear" w:color="auto" w:fill="auto"/>
          </w:tcPr>
          <w:p w14:paraId="29B1AD61" w14:textId="77777777" w:rsidR="00DB29F9" w:rsidRPr="00DB29F9" w:rsidRDefault="005B5EF9" w:rsidP="00DB29F9">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61A748FF"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Презиме</w:t>
            </w:r>
          </w:p>
        </w:tc>
      </w:tr>
      <w:tr w:rsidR="00DB29F9" w:rsidRPr="009753EE" w14:paraId="1C909905" w14:textId="77777777" w:rsidTr="00DB29F9">
        <w:trPr>
          <w:trHeight w:val="216"/>
          <w:jc w:val="center"/>
        </w:trPr>
        <w:tc>
          <w:tcPr>
            <w:tcW w:w="2471" w:type="dxa"/>
            <w:shd w:val="clear" w:color="auto" w:fill="auto"/>
          </w:tcPr>
          <w:p w14:paraId="7679ADD0"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password</w:t>
            </w:r>
          </w:p>
        </w:tc>
        <w:tc>
          <w:tcPr>
            <w:tcW w:w="2471" w:type="dxa"/>
            <w:shd w:val="clear" w:color="auto" w:fill="auto"/>
          </w:tcPr>
          <w:p w14:paraId="52A39F34"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1196" w:type="dxa"/>
            <w:shd w:val="clear" w:color="auto" w:fill="auto"/>
          </w:tcPr>
          <w:p w14:paraId="2DE06328"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5B15ED77"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Лозинка</w:t>
            </w:r>
          </w:p>
        </w:tc>
      </w:tr>
      <w:tr w:rsidR="00DB29F9" w:rsidRPr="009753EE" w14:paraId="7FEB621A" w14:textId="77777777" w:rsidTr="00DB29F9">
        <w:trPr>
          <w:trHeight w:val="216"/>
          <w:jc w:val="center"/>
        </w:trPr>
        <w:tc>
          <w:tcPr>
            <w:tcW w:w="2471" w:type="dxa"/>
            <w:shd w:val="clear" w:color="auto" w:fill="auto"/>
          </w:tcPr>
          <w:p w14:paraId="0DC4DAFB"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role</w:t>
            </w:r>
          </w:p>
        </w:tc>
        <w:tc>
          <w:tcPr>
            <w:tcW w:w="2471" w:type="dxa"/>
            <w:shd w:val="clear" w:color="auto" w:fill="auto"/>
          </w:tcPr>
          <w:p w14:paraId="6843D631" w14:textId="77777777" w:rsidR="00DB29F9" w:rsidRPr="00DB29F9" w:rsidRDefault="00DB29F9" w:rsidP="00DB29F9">
            <w:pPr>
              <w:pStyle w:val="Podnaslov02"/>
              <w:spacing w:after="0"/>
              <w:jc w:val="center"/>
              <w:rPr>
                <w:rFonts w:cs="Arial"/>
                <w:i/>
                <w:sz w:val="24"/>
                <w:szCs w:val="24"/>
              </w:rPr>
            </w:pPr>
            <w:r w:rsidRPr="00DB29F9">
              <w:rPr>
                <w:rFonts w:cs="Arial"/>
                <w:i/>
                <w:sz w:val="24"/>
                <w:szCs w:val="24"/>
              </w:rPr>
              <w:t>VARCHAR(255)</w:t>
            </w:r>
          </w:p>
        </w:tc>
        <w:tc>
          <w:tcPr>
            <w:tcW w:w="1196" w:type="dxa"/>
            <w:shd w:val="clear" w:color="auto" w:fill="auto"/>
          </w:tcPr>
          <w:p w14:paraId="6DC4D3C4" w14:textId="77777777" w:rsidR="00DB29F9" w:rsidRPr="00DB29F9" w:rsidRDefault="005B5EF9" w:rsidP="00DB29F9">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7A2AFA4F" w14:textId="77777777" w:rsidR="00DB29F9" w:rsidRPr="00DB29F9" w:rsidRDefault="00DB29F9" w:rsidP="00DB29F9">
            <w:pPr>
              <w:pStyle w:val="Podnaslov02"/>
              <w:spacing w:after="0"/>
              <w:jc w:val="center"/>
              <w:rPr>
                <w:rFonts w:cs="Arial"/>
                <w:sz w:val="24"/>
                <w:szCs w:val="24"/>
                <w:lang w:val="sr-Cyrl-BA"/>
              </w:rPr>
            </w:pPr>
            <w:r>
              <w:rPr>
                <w:rFonts w:cs="Arial"/>
                <w:sz w:val="24"/>
                <w:szCs w:val="24"/>
                <w:lang w:val="sr-Cyrl-BA"/>
              </w:rPr>
              <w:t>Улога у систему</w:t>
            </w:r>
          </w:p>
        </w:tc>
      </w:tr>
      <w:tr w:rsidR="00394937" w:rsidRPr="009753EE" w14:paraId="76AF8774" w14:textId="77777777" w:rsidTr="00DB29F9">
        <w:trPr>
          <w:trHeight w:val="216"/>
          <w:jc w:val="center"/>
        </w:trPr>
        <w:tc>
          <w:tcPr>
            <w:tcW w:w="2471" w:type="dxa"/>
            <w:shd w:val="clear" w:color="auto" w:fill="auto"/>
          </w:tcPr>
          <w:p w14:paraId="4E6939D9" w14:textId="77777777" w:rsidR="00394937" w:rsidRPr="00DB29F9" w:rsidRDefault="00394937" w:rsidP="00DB29F9">
            <w:pPr>
              <w:pStyle w:val="Podnaslov02"/>
              <w:spacing w:after="0"/>
              <w:jc w:val="center"/>
              <w:rPr>
                <w:rFonts w:cs="Arial"/>
                <w:i/>
                <w:sz w:val="24"/>
                <w:szCs w:val="24"/>
              </w:rPr>
            </w:pPr>
            <w:r w:rsidRPr="0031221D">
              <w:rPr>
                <w:rFonts w:cs="Arial"/>
                <w:sz w:val="24"/>
                <w:szCs w:val="24"/>
              </w:rPr>
              <w:t>office_id</w:t>
            </w:r>
          </w:p>
        </w:tc>
        <w:tc>
          <w:tcPr>
            <w:tcW w:w="2471" w:type="dxa"/>
            <w:shd w:val="clear" w:color="auto" w:fill="auto"/>
          </w:tcPr>
          <w:p w14:paraId="1DBB7CD7" w14:textId="77777777" w:rsidR="00394937" w:rsidRPr="00DB29F9" w:rsidRDefault="00394937" w:rsidP="00DB29F9">
            <w:pPr>
              <w:pStyle w:val="Podnaslov02"/>
              <w:spacing w:after="0"/>
              <w:jc w:val="center"/>
              <w:rPr>
                <w:rFonts w:cs="Arial"/>
                <w:i/>
                <w:sz w:val="24"/>
                <w:szCs w:val="24"/>
              </w:rPr>
            </w:pPr>
            <w:r w:rsidRPr="00DB29F9">
              <w:rPr>
                <w:rFonts w:cs="Arial"/>
                <w:i/>
                <w:sz w:val="24"/>
                <w:szCs w:val="24"/>
              </w:rPr>
              <w:t>VARCHAR(255)</w:t>
            </w:r>
          </w:p>
        </w:tc>
        <w:tc>
          <w:tcPr>
            <w:tcW w:w="1196" w:type="dxa"/>
            <w:shd w:val="clear" w:color="auto" w:fill="auto"/>
          </w:tcPr>
          <w:p w14:paraId="6E896407" w14:textId="77777777" w:rsidR="00394937" w:rsidRDefault="00394937" w:rsidP="00DB29F9">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0F367833" w14:textId="77777777" w:rsidR="00394937" w:rsidRDefault="00394937" w:rsidP="00DB29F9">
            <w:pPr>
              <w:pStyle w:val="Podnaslov02"/>
              <w:spacing w:after="0"/>
              <w:jc w:val="center"/>
              <w:rPr>
                <w:rFonts w:cs="Arial"/>
                <w:sz w:val="24"/>
                <w:szCs w:val="24"/>
                <w:lang w:val="sr-Cyrl-BA"/>
              </w:rPr>
            </w:pPr>
            <w:r>
              <w:rPr>
                <w:rFonts w:cs="Arial"/>
                <w:sz w:val="24"/>
                <w:szCs w:val="24"/>
                <w:lang w:val="sr-Cyrl-BA"/>
              </w:rPr>
              <w:t>Јединствени идентификатор канцеларије у којој ради радник</w:t>
            </w:r>
          </w:p>
        </w:tc>
      </w:tr>
    </w:tbl>
    <w:p w14:paraId="06BBA33E" w14:textId="77777777" w:rsidR="00DB29F9" w:rsidRDefault="00DB29F9" w:rsidP="00DB29F9">
      <w:pPr>
        <w:rPr>
          <w:lang w:val="sr-Cyrl-BA"/>
        </w:rPr>
      </w:pP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5261"/>
      </w:tblGrid>
      <w:tr w:rsidR="00DB29F9" w:rsidRPr="009753EE" w14:paraId="0B803C3D" w14:textId="77777777" w:rsidTr="00DB29F9">
        <w:trPr>
          <w:jc w:val="center"/>
        </w:trPr>
        <w:tc>
          <w:tcPr>
            <w:tcW w:w="10188" w:type="dxa"/>
            <w:gridSpan w:val="2"/>
            <w:shd w:val="clear" w:color="auto" w:fill="BFBFBF"/>
          </w:tcPr>
          <w:p w14:paraId="482D41FC"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Ограничење примарног кључа</w:t>
            </w:r>
          </w:p>
        </w:tc>
      </w:tr>
      <w:tr w:rsidR="00DB29F9" w:rsidRPr="009753EE" w14:paraId="367C2310" w14:textId="77777777" w:rsidTr="00DB29F9">
        <w:trPr>
          <w:jc w:val="center"/>
        </w:trPr>
        <w:tc>
          <w:tcPr>
            <w:tcW w:w="4927" w:type="dxa"/>
            <w:shd w:val="clear" w:color="auto" w:fill="D9D9D9"/>
          </w:tcPr>
          <w:p w14:paraId="1118C52D"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Назив ограничења</w:t>
            </w:r>
          </w:p>
        </w:tc>
        <w:tc>
          <w:tcPr>
            <w:tcW w:w="5261" w:type="dxa"/>
            <w:shd w:val="clear" w:color="auto" w:fill="D9D9D9"/>
          </w:tcPr>
          <w:p w14:paraId="7065C2C0"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Колоне</w:t>
            </w:r>
          </w:p>
        </w:tc>
      </w:tr>
      <w:tr w:rsidR="00DB29F9" w:rsidRPr="009753EE" w14:paraId="6D32C143" w14:textId="77777777" w:rsidTr="00DB29F9">
        <w:trPr>
          <w:jc w:val="center"/>
        </w:trPr>
        <w:tc>
          <w:tcPr>
            <w:tcW w:w="4927" w:type="dxa"/>
            <w:shd w:val="clear" w:color="auto" w:fill="auto"/>
          </w:tcPr>
          <w:p w14:paraId="5460D4D2" w14:textId="77777777" w:rsidR="00DB29F9" w:rsidRPr="00DB29F9" w:rsidRDefault="00DB29F9" w:rsidP="00DB29F9">
            <w:pPr>
              <w:pStyle w:val="NormalWeb"/>
              <w:jc w:val="center"/>
              <w:rPr>
                <w:rFonts w:ascii="Arial" w:eastAsia="Calibri" w:hAnsi="Arial" w:cs="Arial"/>
                <w:lang w:val="sr-Cyrl-BA"/>
              </w:rPr>
            </w:pPr>
            <w:r w:rsidRPr="00394937">
              <w:rPr>
                <w:rFonts w:ascii="Arial" w:eastAsia="Calibri" w:hAnsi="Arial" w:cs="Arial"/>
                <w:i/>
              </w:rPr>
              <w:t>PK</w:t>
            </w:r>
            <w:r w:rsidRPr="009753EE">
              <w:rPr>
                <w:rFonts w:ascii="Arial" w:eastAsia="Calibri" w:hAnsi="Arial" w:cs="Arial"/>
              </w:rPr>
              <w:t>_</w:t>
            </w:r>
            <w:r>
              <w:rPr>
                <w:rFonts w:ascii="Arial" w:eastAsia="Calibri" w:hAnsi="Arial" w:cs="Arial"/>
                <w:lang w:val="sr-Cyrl-BA"/>
              </w:rPr>
              <w:t>РАДНИКА</w:t>
            </w:r>
          </w:p>
        </w:tc>
        <w:tc>
          <w:tcPr>
            <w:tcW w:w="5261" w:type="dxa"/>
            <w:shd w:val="clear" w:color="auto" w:fill="auto"/>
          </w:tcPr>
          <w:p w14:paraId="7E1D3BFA" w14:textId="77777777" w:rsidR="00DB29F9" w:rsidRPr="009753EE" w:rsidRDefault="00DB29F9" w:rsidP="00DB29F9">
            <w:pPr>
              <w:pStyle w:val="Podnaslov02"/>
              <w:spacing w:after="0"/>
              <w:jc w:val="center"/>
              <w:rPr>
                <w:rFonts w:cs="Arial"/>
                <w:sz w:val="24"/>
                <w:szCs w:val="24"/>
              </w:rPr>
            </w:pPr>
            <w:r w:rsidRPr="00DB29F9">
              <w:rPr>
                <w:rFonts w:cs="Arial"/>
                <w:i/>
                <w:sz w:val="24"/>
                <w:szCs w:val="24"/>
              </w:rPr>
              <w:t>id</w:t>
            </w:r>
          </w:p>
        </w:tc>
      </w:tr>
    </w:tbl>
    <w:p w14:paraId="464FCBC1" w14:textId="77777777" w:rsidR="005656E4" w:rsidRDefault="005656E4" w:rsidP="005656E4">
      <w:pPr>
        <w:rPr>
          <w:lang w:val="sr-Cyrl-BA"/>
        </w:rPr>
      </w:pPr>
    </w:p>
    <w:tbl>
      <w:tblPr>
        <w:tblW w:w="105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2"/>
        <w:gridCol w:w="2071"/>
        <w:gridCol w:w="2132"/>
        <w:gridCol w:w="2132"/>
      </w:tblGrid>
      <w:tr w:rsidR="00DB29F9" w:rsidRPr="009753EE" w14:paraId="5D14E88E" w14:textId="77777777" w:rsidTr="00C52EBF">
        <w:trPr>
          <w:trHeight w:val="330"/>
          <w:jc w:val="center"/>
        </w:trPr>
        <w:tc>
          <w:tcPr>
            <w:tcW w:w="10548" w:type="dxa"/>
            <w:gridSpan w:val="4"/>
            <w:shd w:val="clear" w:color="auto" w:fill="BFBFBF"/>
          </w:tcPr>
          <w:p w14:paraId="26036ECC"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Ограничење референцијалног интегритета</w:t>
            </w:r>
          </w:p>
        </w:tc>
      </w:tr>
      <w:tr w:rsidR="00DB29F9" w:rsidRPr="009753EE" w14:paraId="5618E22E" w14:textId="77777777" w:rsidTr="00C52EBF">
        <w:trPr>
          <w:trHeight w:val="659"/>
          <w:jc w:val="center"/>
        </w:trPr>
        <w:tc>
          <w:tcPr>
            <w:tcW w:w="4213" w:type="dxa"/>
            <w:shd w:val="clear" w:color="auto" w:fill="D9D9D9"/>
          </w:tcPr>
          <w:p w14:paraId="6F7D25A3"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Назив ограничења</w:t>
            </w:r>
          </w:p>
        </w:tc>
        <w:tc>
          <w:tcPr>
            <w:tcW w:w="2071" w:type="dxa"/>
            <w:shd w:val="clear" w:color="auto" w:fill="D9D9D9"/>
          </w:tcPr>
          <w:p w14:paraId="14D52E21"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Колоне</w:t>
            </w:r>
          </w:p>
        </w:tc>
        <w:tc>
          <w:tcPr>
            <w:tcW w:w="2132" w:type="dxa"/>
            <w:shd w:val="clear" w:color="auto" w:fill="D9D9D9"/>
          </w:tcPr>
          <w:p w14:paraId="02E89DDB"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Референцирана табела</w:t>
            </w:r>
          </w:p>
        </w:tc>
        <w:tc>
          <w:tcPr>
            <w:tcW w:w="2132" w:type="dxa"/>
            <w:shd w:val="clear" w:color="auto" w:fill="D9D9D9"/>
          </w:tcPr>
          <w:p w14:paraId="16E2C59A" w14:textId="77777777" w:rsidR="00DB29F9" w:rsidRPr="009753EE" w:rsidRDefault="00DB29F9" w:rsidP="00DB29F9">
            <w:pPr>
              <w:pStyle w:val="Podnaslov02"/>
              <w:spacing w:after="0"/>
              <w:jc w:val="center"/>
              <w:rPr>
                <w:rFonts w:cs="Arial"/>
                <w:b/>
                <w:sz w:val="24"/>
                <w:szCs w:val="24"/>
              </w:rPr>
            </w:pPr>
            <w:r w:rsidRPr="009753EE">
              <w:rPr>
                <w:rFonts w:cs="Arial"/>
                <w:b/>
                <w:sz w:val="24"/>
                <w:szCs w:val="24"/>
              </w:rPr>
              <w:t>Референциране колонe</w:t>
            </w:r>
          </w:p>
        </w:tc>
      </w:tr>
      <w:tr w:rsidR="00DB29F9" w:rsidRPr="009753EE" w14:paraId="4B268AA7" w14:textId="77777777" w:rsidTr="00C52EBF">
        <w:trPr>
          <w:trHeight w:val="345"/>
          <w:jc w:val="center"/>
        </w:trPr>
        <w:tc>
          <w:tcPr>
            <w:tcW w:w="4213" w:type="dxa"/>
            <w:shd w:val="clear" w:color="auto" w:fill="auto"/>
          </w:tcPr>
          <w:p w14:paraId="10083A30" w14:textId="77777777" w:rsidR="00DB29F9" w:rsidRPr="0031221D" w:rsidRDefault="00DB29F9" w:rsidP="0031221D">
            <w:pPr>
              <w:pStyle w:val="Podnaslov02"/>
              <w:spacing w:after="0"/>
              <w:jc w:val="center"/>
              <w:rPr>
                <w:rFonts w:cs="Arial"/>
                <w:sz w:val="24"/>
                <w:szCs w:val="24"/>
                <w:lang w:val="sr-Cyrl-BA"/>
              </w:rPr>
            </w:pPr>
            <w:r w:rsidRPr="00394937">
              <w:rPr>
                <w:rFonts w:cs="Arial"/>
                <w:i/>
                <w:sz w:val="24"/>
                <w:szCs w:val="24"/>
              </w:rPr>
              <w:t>FK</w:t>
            </w:r>
            <w:r w:rsidRPr="009753EE">
              <w:rPr>
                <w:rFonts w:cs="Arial"/>
                <w:sz w:val="24"/>
                <w:szCs w:val="24"/>
              </w:rPr>
              <w:t>_</w:t>
            </w:r>
            <w:r w:rsidR="0031221D">
              <w:rPr>
                <w:rFonts w:cs="Arial"/>
                <w:sz w:val="24"/>
                <w:szCs w:val="24"/>
                <w:lang w:val="sr-Cyrl-BA"/>
              </w:rPr>
              <w:t>КАНЦЕЛАРИЈА_ЗГРАДА</w:t>
            </w:r>
          </w:p>
        </w:tc>
        <w:tc>
          <w:tcPr>
            <w:tcW w:w="2071" w:type="dxa"/>
            <w:shd w:val="clear" w:color="auto" w:fill="auto"/>
          </w:tcPr>
          <w:p w14:paraId="3DEC2ACF" w14:textId="77777777" w:rsidR="00DB29F9" w:rsidRPr="009753EE" w:rsidRDefault="0031221D" w:rsidP="00DB29F9">
            <w:pPr>
              <w:pStyle w:val="Podnaslov02"/>
              <w:spacing w:after="0"/>
              <w:jc w:val="center"/>
              <w:rPr>
                <w:rFonts w:cs="Arial"/>
                <w:sz w:val="24"/>
                <w:szCs w:val="24"/>
              </w:rPr>
            </w:pPr>
            <w:r w:rsidRPr="0031221D">
              <w:rPr>
                <w:rFonts w:cs="Arial"/>
                <w:sz w:val="24"/>
                <w:szCs w:val="24"/>
              </w:rPr>
              <w:t>office_building_id</w:t>
            </w:r>
          </w:p>
        </w:tc>
        <w:tc>
          <w:tcPr>
            <w:tcW w:w="2132" w:type="dxa"/>
            <w:shd w:val="clear" w:color="auto" w:fill="auto"/>
          </w:tcPr>
          <w:p w14:paraId="3423E4C0" w14:textId="77777777" w:rsidR="00DB29F9" w:rsidRPr="0031221D" w:rsidRDefault="0031221D" w:rsidP="00DB29F9">
            <w:pPr>
              <w:pStyle w:val="Podnaslov02"/>
              <w:spacing w:after="0"/>
              <w:jc w:val="center"/>
              <w:rPr>
                <w:rFonts w:cs="Arial"/>
                <w:sz w:val="24"/>
                <w:szCs w:val="24"/>
                <w:lang w:val="sr-Cyrl-BA"/>
              </w:rPr>
            </w:pPr>
            <w:commentRangeStart w:id="67"/>
            <w:r>
              <w:rPr>
                <w:rFonts w:cs="Arial"/>
                <w:sz w:val="24"/>
                <w:szCs w:val="24"/>
                <w:lang w:val="sr-Cyrl-BA"/>
              </w:rPr>
              <w:t>Канцеларија</w:t>
            </w:r>
            <w:commentRangeEnd w:id="67"/>
            <w:r w:rsidR="00570140">
              <w:rPr>
                <w:rStyle w:val="CommentReference"/>
                <w:rFonts w:ascii="Times New Roman" w:eastAsia="Times New Roman" w:hAnsi="Times New Roman"/>
                <w:lang w:eastAsia="ar-SA"/>
              </w:rPr>
              <w:commentReference w:id="67"/>
            </w:r>
          </w:p>
        </w:tc>
        <w:tc>
          <w:tcPr>
            <w:tcW w:w="2132" w:type="dxa"/>
            <w:shd w:val="clear" w:color="auto" w:fill="auto"/>
          </w:tcPr>
          <w:p w14:paraId="5C25112E" w14:textId="77777777" w:rsidR="00DB29F9" w:rsidRPr="0031221D" w:rsidRDefault="00394937" w:rsidP="00DB29F9">
            <w:pPr>
              <w:pStyle w:val="Podnaslov02"/>
              <w:spacing w:after="0"/>
              <w:jc w:val="center"/>
              <w:rPr>
                <w:rFonts w:cs="Arial"/>
                <w:sz w:val="24"/>
                <w:szCs w:val="24"/>
                <w:highlight w:val="yellow"/>
              </w:rPr>
            </w:pPr>
            <w:r w:rsidRPr="0031221D">
              <w:rPr>
                <w:rFonts w:cs="Arial"/>
                <w:i/>
                <w:sz w:val="24"/>
                <w:szCs w:val="24"/>
              </w:rPr>
              <w:t>building_id</w:t>
            </w:r>
          </w:p>
        </w:tc>
      </w:tr>
      <w:tr w:rsidR="00DB29F9" w14:paraId="2092EF5A" w14:textId="77777777" w:rsidTr="00C52EBF">
        <w:trPr>
          <w:trHeight w:val="345"/>
          <w:jc w:val="center"/>
        </w:trPr>
        <w:tc>
          <w:tcPr>
            <w:tcW w:w="4213" w:type="dxa"/>
            <w:shd w:val="clear" w:color="auto" w:fill="auto"/>
          </w:tcPr>
          <w:p w14:paraId="19B4EAE2" w14:textId="77777777" w:rsidR="00DB29F9" w:rsidRPr="009753EE" w:rsidRDefault="0031221D" w:rsidP="0031221D">
            <w:pPr>
              <w:pStyle w:val="Podnaslov02"/>
              <w:spacing w:after="0"/>
              <w:jc w:val="center"/>
              <w:rPr>
                <w:rFonts w:cs="Arial"/>
                <w:sz w:val="24"/>
                <w:szCs w:val="24"/>
              </w:rPr>
            </w:pPr>
            <w:r w:rsidRPr="00394937">
              <w:rPr>
                <w:rFonts w:cs="Arial"/>
                <w:i/>
                <w:sz w:val="24"/>
                <w:szCs w:val="24"/>
              </w:rPr>
              <w:t>FK</w:t>
            </w:r>
            <w:r w:rsidRPr="009753EE">
              <w:rPr>
                <w:rFonts w:cs="Arial"/>
                <w:sz w:val="24"/>
                <w:szCs w:val="24"/>
              </w:rPr>
              <w:t>_</w:t>
            </w:r>
            <w:r>
              <w:rPr>
                <w:rFonts w:cs="Arial"/>
                <w:sz w:val="24"/>
                <w:szCs w:val="24"/>
                <w:lang w:val="sr-Cyrl-BA"/>
              </w:rPr>
              <w:t>КАНЦЕЛАРИЈА_КАНЦЕЛАРИЈА</w:t>
            </w:r>
          </w:p>
        </w:tc>
        <w:tc>
          <w:tcPr>
            <w:tcW w:w="2071" w:type="dxa"/>
            <w:shd w:val="clear" w:color="auto" w:fill="auto"/>
          </w:tcPr>
          <w:p w14:paraId="33EC092F" w14:textId="77777777" w:rsidR="00DB29F9" w:rsidRPr="009753EE" w:rsidRDefault="0031221D" w:rsidP="00DB29F9">
            <w:pPr>
              <w:pStyle w:val="Podnaslov02"/>
              <w:spacing w:after="0"/>
              <w:jc w:val="center"/>
              <w:rPr>
                <w:rFonts w:cs="Arial"/>
                <w:sz w:val="24"/>
                <w:szCs w:val="24"/>
              </w:rPr>
            </w:pPr>
            <w:r w:rsidRPr="0031221D">
              <w:rPr>
                <w:rFonts w:cs="Arial"/>
                <w:sz w:val="24"/>
                <w:szCs w:val="24"/>
              </w:rPr>
              <w:t>office_office_id</w:t>
            </w:r>
          </w:p>
        </w:tc>
        <w:tc>
          <w:tcPr>
            <w:tcW w:w="2132" w:type="dxa"/>
            <w:shd w:val="clear" w:color="auto" w:fill="auto"/>
          </w:tcPr>
          <w:p w14:paraId="089AF814" w14:textId="77777777" w:rsidR="00DB29F9" w:rsidRDefault="0031221D" w:rsidP="00DB29F9">
            <w:pPr>
              <w:pStyle w:val="Podnaslov02"/>
              <w:spacing w:after="0"/>
              <w:jc w:val="center"/>
              <w:rPr>
                <w:rFonts w:cs="Arial"/>
                <w:sz w:val="24"/>
                <w:szCs w:val="24"/>
              </w:rPr>
            </w:pPr>
            <w:r>
              <w:rPr>
                <w:rFonts w:cs="Arial"/>
                <w:sz w:val="24"/>
                <w:szCs w:val="24"/>
                <w:lang w:val="sr-Cyrl-BA"/>
              </w:rPr>
              <w:t>Канцеларија</w:t>
            </w:r>
          </w:p>
        </w:tc>
        <w:tc>
          <w:tcPr>
            <w:tcW w:w="2132" w:type="dxa"/>
            <w:shd w:val="clear" w:color="auto" w:fill="auto"/>
          </w:tcPr>
          <w:p w14:paraId="1FC4398C" w14:textId="77777777" w:rsidR="00DB29F9" w:rsidRPr="0031221D" w:rsidRDefault="00394937" w:rsidP="00DB29F9">
            <w:pPr>
              <w:pStyle w:val="Podnaslov02"/>
              <w:spacing w:after="0"/>
              <w:jc w:val="center"/>
              <w:rPr>
                <w:rFonts w:cs="Arial"/>
                <w:sz w:val="24"/>
                <w:szCs w:val="24"/>
                <w:highlight w:val="yellow"/>
              </w:rPr>
            </w:pPr>
            <w:r w:rsidRPr="0031221D">
              <w:rPr>
                <w:rFonts w:cs="Arial"/>
                <w:i/>
                <w:sz w:val="24"/>
                <w:szCs w:val="24"/>
              </w:rPr>
              <w:t>office_id</w:t>
            </w:r>
          </w:p>
        </w:tc>
      </w:tr>
    </w:tbl>
    <w:p w14:paraId="5C8C6B09" w14:textId="77777777" w:rsidR="00DB29F9" w:rsidRDefault="00DB29F9" w:rsidP="005656E4">
      <w:pPr>
        <w:rPr>
          <w:lang w:val="sr-Cyrl-BA"/>
        </w:rPr>
      </w:pPr>
    </w:p>
    <w:p w14:paraId="3382A365" w14:textId="77777777" w:rsidR="00FF4482" w:rsidRDefault="00FF4482" w:rsidP="005656E4">
      <w:pPr>
        <w:rPr>
          <w:lang w:val="sr-Cyrl-BA"/>
        </w:rPr>
      </w:pPr>
    </w:p>
    <w:tbl>
      <w:tblPr>
        <w:tblW w:w="10188"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926"/>
        <w:gridCol w:w="5262"/>
      </w:tblGrid>
      <w:tr w:rsidR="0031221D" w:rsidRPr="008937A0" w14:paraId="5759D278" w14:textId="77777777" w:rsidTr="00B41242">
        <w:trPr>
          <w:jc w:val="center"/>
        </w:trPr>
        <w:tc>
          <w:tcPr>
            <w:tcW w:w="10188" w:type="dxa"/>
            <w:gridSpan w:val="2"/>
            <w:tcBorders>
              <w:top w:val="single" w:sz="4" w:space="0" w:color="00000A"/>
              <w:left w:val="single" w:sz="4" w:space="0" w:color="00000A"/>
              <w:bottom w:val="single" w:sz="4" w:space="0" w:color="00000A"/>
              <w:right w:val="single" w:sz="4" w:space="0" w:color="00000A"/>
            </w:tcBorders>
            <w:shd w:val="clear" w:color="auto" w:fill="BFBFBF"/>
            <w:tcMar>
              <w:left w:w="108" w:type="dxa"/>
            </w:tcMar>
          </w:tcPr>
          <w:p w14:paraId="181692EA" w14:textId="77777777" w:rsidR="0031221D" w:rsidRPr="008937A0" w:rsidRDefault="0031221D" w:rsidP="00B41242">
            <w:pPr>
              <w:pStyle w:val="Podnaslov02"/>
              <w:spacing w:after="0"/>
              <w:jc w:val="center"/>
              <w:rPr>
                <w:rFonts w:cs="Arial"/>
                <w:b/>
                <w:sz w:val="24"/>
                <w:szCs w:val="24"/>
              </w:rPr>
            </w:pPr>
            <w:r>
              <w:rPr>
                <w:rFonts w:cs="Arial"/>
                <w:b/>
                <w:sz w:val="24"/>
                <w:szCs w:val="24"/>
              </w:rPr>
              <w:t>Ограничење јединствености</w:t>
            </w:r>
          </w:p>
        </w:tc>
      </w:tr>
      <w:tr w:rsidR="0031221D" w14:paraId="23608F39" w14:textId="77777777" w:rsidTr="00B41242">
        <w:trPr>
          <w:jc w:val="center"/>
        </w:trPr>
        <w:tc>
          <w:tcPr>
            <w:tcW w:w="4926"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14:paraId="7272E2F1" w14:textId="77777777" w:rsidR="0031221D" w:rsidRDefault="0031221D" w:rsidP="00B41242">
            <w:pPr>
              <w:pStyle w:val="Podnaslov02"/>
              <w:spacing w:after="0"/>
              <w:jc w:val="center"/>
              <w:rPr>
                <w:rFonts w:cs="Arial"/>
                <w:b/>
                <w:sz w:val="24"/>
                <w:szCs w:val="24"/>
              </w:rPr>
            </w:pPr>
            <w:r>
              <w:rPr>
                <w:rFonts w:cs="Arial"/>
                <w:b/>
                <w:sz w:val="24"/>
                <w:szCs w:val="24"/>
              </w:rPr>
              <w:t>Назив ограничења</w:t>
            </w:r>
          </w:p>
        </w:tc>
        <w:tc>
          <w:tcPr>
            <w:tcW w:w="5262"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14:paraId="7C9773FD" w14:textId="77777777" w:rsidR="0031221D" w:rsidRDefault="0031221D" w:rsidP="00B41242">
            <w:pPr>
              <w:pStyle w:val="Podnaslov02"/>
              <w:spacing w:after="0"/>
              <w:jc w:val="center"/>
              <w:rPr>
                <w:rFonts w:cs="Arial"/>
                <w:b/>
                <w:sz w:val="24"/>
                <w:szCs w:val="24"/>
              </w:rPr>
            </w:pPr>
            <w:r>
              <w:rPr>
                <w:rFonts w:cs="Arial"/>
                <w:b/>
                <w:sz w:val="24"/>
                <w:szCs w:val="24"/>
              </w:rPr>
              <w:t>Колоне</w:t>
            </w:r>
          </w:p>
        </w:tc>
      </w:tr>
      <w:tr w:rsidR="0031221D" w:rsidRPr="008937A0" w14:paraId="35B9E7E8" w14:textId="77777777" w:rsidTr="00B41242">
        <w:trPr>
          <w:jc w:val="center"/>
        </w:trPr>
        <w:tc>
          <w:tcPr>
            <w:tcW w:w="49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1D5FDC" w14:textId="77777777" w:rsidR="0031221D" w:rsidRPr="008937A0" w:rsidRDefault="0031221D" w:rsidP="00B41242">
            <w:pPr>
              <w:pStyle w:val="NormalWeb"/>
              <w:spacing w:before="280"/>
              <w:jc w:val="center"/>
              <w:rPr>
                <w:rFonts w:ascii="Arial" w:eastAsia="Calibri" w:hAnsi="Arial" w:cs="Arial"/>
              </w:rPr>
            </w:pPr>
            <w:r w:rsidRPr="00394937">
              <w:rPr>
                <w:rFonts w:ascii="Arial" w:eastAsia="Calibri" w:hAnsi="Arial" w:cs="Arial"/>
                <w:i/>
              </w:rPr>
              <w:t>UQ</w:t>
            </w:r>
            <w:r>
              <w:rPr>
                <w:rFonts w:ascii="Arial" w:eastAsia="Calibri" w:hAnsi="Arial" w:cs="Arial"/>
              </w:rPr>
              <w:t>_</w:t>
            </w:r>
            <w:r>
              <w:rPr>
                <w:rFonts w:ascii="Arial" w:eastAsia="Calibri" w:hAnsi="Arial" w:cs="Arial"/>
                <w:lang w:val="sr-Cyrl-BA"/>
              </w:rPr>
              <w:t>е</w:t>
            </w:r>
            <w:r>
              <w:rPr>
                <w:rFonts w:ascii="Arial" w:eastAsia="Calibri" w:hAnsi="Arial" w:cs="Arial"/>
              </w:rPr>
              <w:t>mail</w:t>
            </w:r>
          </w:p>
        </w:tc>
        <w:tc>
          <w:tcPr>
            <w:tcW w:w="52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9BDA0D" w14:textId="77777777" w:rsidR="0031221D" w:rsidRPr="0031221D" w:rsidRDefault="0031221D" w:rsidP="0031221D">
            <w:pPr>
              <w:pStyle w:val="Podnaslov02"/>
              <w:tabs>
                <w:tab w:val="left" w:pos="1731"/>
              </w:tabs>
              <w:spacing w:after="0"/>
              <w:rPr>
                <w:rFonts w:cs="Arial"/>
                <w:i/>
                <w:sz w:val="24"/>
                <w:szCs w:val="24"/>
              </w:rPr>
            </w:pPr>
            <w:r>
              <w:rPr>
                <w:rFonts w:cs="Arial"/>
                <w:sz w:val="24"/>
                <w:szCs w:val="24"/>
              </w:rPr>
              <w:tab/>
            </w:r>
            <w:r>
              <w:rPr>
                <w:rFonts w:cs="Arial"/>
                <w:sz w:val="24"/>
                <w:szCs w:val="24"/>
                <w:lang w:val="sr-Cyrl-BA"/>
              </w:rPr>
              <w:t xml:space="preserve">      </w:t>
            </w:r>
            <w:r w:rsidRPr="0031221D">
              <w:rPr>
                <w:rFonts w:cs="Arial"/>
                <w:i/>
                <w:sz w:val="24"/>
                <w:szCs w:val="24"/>
              </w:rPr>
              <w:t>email</w:t>
            </w:r>
          </w:p>
        </w:tc>
      </w:tr>
    </w:tbl>
    <w:p w14:paraId="132DCCCA" w14:textId="5E318CE1" w:rsidR="0031221D" w:rsidRDefault="00E7775A" w:rsidP="0031221D">
      <w:pPr>
        <w:pStyle w:val="Heading4"/>
        <w:rPr>
          <w:b w:val="0"/>
          <w:lang w:val="sr-Cyrl-BA"/>
        </w:rPr>
      </w:pPr>
      <w:r>
        <w:rPr>
          <w:b w:val="0"/>
          <w:lang w:val="sr-Cyrl-BA"/>
        </w:rPr>
        <w:lastRenderedPageBreak/>
        <w:t xml:space="preserve">Табела </w:t>
      </w:r>
      <w:r w:rsidRPr="00E7775A">
        <w:rPr>
          <w:b w:val="0"/>
          <w:i/>
          <w:lang w:val="en-US"/>
        </w:rPr>
        <w:t>Office</w:t>
      </w:r>
    </w:p>
    <w:p w14:paraId="11650262" w14:textId="2DF689D4" w:rsidR="0031221D" w:rsidRDefault="00E7775A" w:rsidP="0031221D">
      <w:pPr>
        <w:rPr>
          <w:lang w:val="sr-Cyrl-BA"/>
        </w:rPr>
      </w:pPr>
      <w:r>
        <w:rPr>
          <w:lang w:val="sr-Cyrl-BA"/>
        </w:rPr>
        <w:t>Шема релације к</w:t>
      </w:r>
      <w:r w:rsidR="0031221D">
        <w:rPr>
          <w:lang w:val="sr-Cyrl-BA"/>
        </w:rPr>
        <w:t>анцеларија</w:t>
      </w:r>
      <w:r>
        <w:rPr>
          <w:lang w:val="sr-Cyrl-BA"/>
        </w:rPr>
        <w:t xml:space="preserve"> (енг.</w:t>
      </w:r>
      <w:r>
        <w:rPr>
          <w:lang w:val="en-US"/>
        </w:rPr>
        <w:t xml:space="preserve"> </w:t>
      </w:r>
      <w:r w:rsidRPr="00E7775A">
        <w:rPr>
          <w:i/>
          <w:lang w:val="en-US"/>
        </w:rPr>
        <w:t>office</w:t>
      </w:r>
      <w:r>
        <w:rPr>
          <w:lang w:val="sr-Cyrl-BA"/>
        </w:rPr>
        <w:t>)</w:t>
      </w:r>
      <w:r w:rsidR="0031221D">
        <w:rPr>
          <w:lang w:val="sr-Cyrl-BA"/>
        </w:rPr>
        <w:t xml:space="preserve"> садржи основне податке о канцеларији.</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1"/>
        <w:gridCol w:w="2471"/>
        <w:gridCol w:w="1196"/>
        <w:gridCol w:w="4050"/>
      </w:tblGrid>
      <w:tr w:rsidR="0031221D" w:rsidRPr="009753EE" w14:paraId="26A5E625" w14:textId="77777777" w:rsidTr="00B41242">
        <w:trPr>
          <w:trHeight w:val="216"/>
          <w:jc w:val="center"/>
        </w:trPr>
        <w:tc>
          <w:tcPr>
            <w:tcW w:w="10188" w:type="dxa"/>
            <w:gridSpan w:val="4"/>
            <w:shd w:val="clear" w:color="auto" w:fill="BFBFBF"/>
          </w:tcPr>
          <w:p w14:paraId="3C9FBB0B" w14:textId="77777777" w:rsidR="0031221D" w:rsidRPr="009753EE" w:rsidRDefault="0031221D" w:rsidP="00B41242">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31221D" w:rsidRPr="009753EE" w14:paraId="1494D5DE" w14:textId="77777777" w:rsidTr="00B41242">
        <w:trPr>
          <w:trHeight w:val="216"/>
          <w:jc w:val="center"/>
        </w:trPr>
        <w:tc>
          <w:tcPr>
            <w:tcW w:w="2471" w:type="dxa"/>
            <w:shd w:val="clear" w:color="auto" w:fill="D9D9D9"/>
          </w:tcPr>
          <w:p w14:paraId="571661AF" w14:textId="77777777" w:rsidR="0031221D" w:rsidRPr="009753EE" w:rsidRDefault="0031221D" w:rsidP="00B41242">
            <w:pPr>
              <w:pStyle w:val="Podnaslov02"/>
              <w:spacing w:after="0"/>
              <w:jc w:val="center"/>
              <w:rPr>
                <w:rFonts w:cs="Arial"/>
                <w:b/>
                <w:sz w:val="24"/>
                <w:szCs w:val="24"/>
              </w:rPr>
            </w:pPr>
            <w:r w:rsidRPr="009753EE">
              <w:rPr>
                <w:rFonts w:cs="Arial"/>
                <w:b/>
                <w:sz w:val="24"/>
                <w:szCs w:val="24"/>
              </w:rPr>
              <w:t>Назив колоне</w:t>
            </w:r>
          </w:p>
        </w:tc>
        <w:tc>
          <w:tcPr>
            <w:tcW w:w="2471" w:type="dxa"/>
            <w:shd w:val="clear" w:color="auto" w:fill="D9D9D9"/>
          </w:tcPr>
          <w:p w14:paraId="0C41D4D5" w14:textId="77777777" w:rsidR="0031221D" w:rsidRPr="009753EE" w:rsidRDefault="0031221D" w:rsidP="00B41242">
            <w:pPr>
              <w:pStyle w:val="Podnaslov02"/>
              <w:spacing w:after="0"/>
              <w:jc w:val="center"/>
              <w:rPr>
                <w:rFonts w:cs="Arial"/>
                <w:b/>
                <w:sz w:val="24"/>
                <w:szCs w:val="24"/>
              </w:rPr>
            </w:pPr>
            <w:r w:rsidRPr="009753EE">
              <w:rPr>
                <w:rFonts w:cs="Arial"/>
                <w:b/>
                <w:sz w:val="24"/>
                <w:szCs w:val="24"/>
              </w:rPr>
              <w:t>Тип података</w:t>
            </w:r>
          </w:p>
        </w:tc>
        <w:tc>
          <w:tcPr>
            <w:tcW w:w="1196" w:type="dxa"/>
            <w:shd w:val="clear" w:color="auto" w:fill="D9D9D9"/>
          </w:tcPr>
          <w:p w14:paraId="008FC4D6" w14:textId="77777777" w:rsidR="0031221D" w:rsidRPr="0031221D" w:rsidRDefault="0031221D" w:rsidP="00B41242">
            <w:pPr>
              <w:pStyle w:val="Podnaslov02"/>
              <w:spacing w:after="0"/>
              <w:jc w:val="center"/>
              <w:rPr>
                <w:rFonts w:cs="Arial"/>
                <w:b/>
                <w:i/>
                <w:sz w:val="24"/>
                <w:szCs w:val="24"/>
              </w:rPr>
            </w:pPr>
            <w:r w:rsidRPr="0031221D">
              <w:rPr>
                <w:rFonts w:cs="Arial"/>
                <w:b/>
                <w:i/>
                <w:sz w:val="24"/>
                <w:szCs w:val="24"/>
              </w:rPr>
              <w:t>Nullable</w:t>
            </w:r>
          </w:p>
        </w:tc>
        <w:tc>
          <w:tcPr>
            <w:tcW w:w="4050" w:type="dxa"/>
            <w:shd w:val="clear" w:color="auto" w:fill="D9D9D9"/>
          </w:tcPr>
          <w:p w14:paraId="00D9F102" w14:textId="77777777" w:rsidR="0031221D" w:rsidRPr="009753EE" w:rsidRDefault="0031221D" w:rsidP="00B41242">
            <w:pPr>
              <w:pStyle w:val="Podnaslov02"/>
              <w:spacing w:after="0"/>
              <w:jc w:val="center"/>
              <w:rPr>
                <w:rFonts w:cs="Arial"/>
                <w:b/>
                <w:sz w:val="24"/>
                <w:szCs w:val="24"/>
              </w:rPr>
            </w:pPr>
            <w:r w:rsidRPr="009753EE">
              <w:rPr>
                <w:rFonts w:cs="Arial"/>
                <w:b/>
                <w:sz w:val="24"/>
                <w:szCs w:val="24"/>
              </w:rPr>
              <w:t>Опис колоне</w:t>
            </w:r>
          </w:p>
        </w:tc>
      </w:tr>
      <w:tr w:rsidR="0031221D" w:rsidRPr="009753EE" w14:paraId="6B65DAA2" w14:textId="77777777" w:rsidTr="00B41242">
        <w:trPr>
          <w:trHeight w:val="216"/>
          <w:jc w:val="center"/>
        </w:trPr>
        <w:tc>
          <w:tcPr>
            <w:tcW w:w="2471" w:type="dxa"/>
            <w:shd w:val="clear" w:color="auto" w:fill="auto"/>
          </w:tcPr>
          <w:p w14:paraId="7F295A0A"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building_id</w:t>
            </w:r>
          </w:p>
        </w:tc>
        <w:tc>
          <w:tcPr>
            <w:tcW w:w="2471" w:type="dxa"/>
            <w:shd w:val="clear" w:color="auto" w:fill="auto"/>
          </w:tcPr>
          <w:p w14:paraId="5A7179A4"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BIGINT</w:t>
            </w:r>
          </w:p>
        </w:tc>
        <w:tc>
          <w:tcPr>
            <w:tcW w:w="1196" w:type="dxa"/>
            <w:shd w:val="clear" w:color="auto" w:fill="auto"/>
          </w:tcPr>
          <w:p w14:paraId="41427D83"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632DA2C2"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Јединствени идентификатор зграде у којој се налази канцеларија</w:t>
            </w:r>
          </w:p>
        </w:tc>
      </w:tr>
      <w:tr w:rsidR="0031221D" w:rsidRPr="009753EE" w14:paraId="777C3AA3" w14:textId="77777777" w:rsidTr="00B41242">
        <w:trPr>
          <w:trHeight w:val="216"/>
          <w:jc w:val="center"/>
        </w:trPr>
        <w:tc>
          <w:tcPr>
            <w:tcW w:w="2471" w:type="dxa"/>
            <w:shd w:val="clear" w:color="auto" w:fill="auto"/>
          </w:tcPr>
          <w:p w14:paraId="23F587A3"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office_id</w:t>
            </w:r>
          </w:p>
        </w:tc>
        <w:tc>
          <w:tcPr>
            <w:tcW w:w="2471" w:type="dxa"/>
            <w:shd w:val="clear" w:color="auto" w:fill="auto"/>
          </w:tcPr>
          <w:p w14:paraId="0EEAA917" w14:textId="77777777" w:rsidR="0031221D" w:rsidRPr="009753EE" w:rsidRDefault="0031221D" w:rsidP="00B41242">
            <w:pPr>
              <w:pStyle w:val="Podnaslov02"/>
              <w:spacing w:after="0"/>
              <w:jc w:val="center"/>
              <w:rPr>
                <w:rFonts w:cs="Arial"/>
                <w:sz w:val="24"/>
                <w:szCs w:val="24"/>
              </w:rPr>
            </w:pPr>
            <w:r w:rsidRPr="00DB29F9">
              <w:rPr>
                <w:rFonts w:cs="Arial"/>
                <w:i/>
                <w:sz w:val="24"/>
                <w:szCs w:val="24"/>
              </w:rPr>
              <w:t>VARCHAR(255)</w:t>
            </w:r>
          </w:p>
        </w:tc>
        <w:tc>
          <w:tcPr>
            <w:tcW w:w="1196" w:type="dxa"/>
            <w:shd w:val="clear" w:color="auto" w:fill="auto"/>
          </w:tcPr>
          <w:p w14:paraId="62382B54"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677E3E8F" w14:textId="77777777" w:rsidR="0031221D" w:rsidRPr="009753EE" w:rsidRDefault="0031221D" w:rsidP="00B41242">
            <w:pPr>
              <w:pStyle w:val="Podnaslov02"/>
              <w:spacing w:after="0"/>
              <w:jc w:val="center"/>
              <w:rPr>
                <w:rFonts w:cs="Arial"/>
                <w:sz w:val="24"/>
                <w:szCs w:val="24"/>
              </w:rPr>
            </w:pPr>
            <w:r>
              <w:rPr>
                <w:rFonts w:cs="Arial"/>
                <w:sz w:val="24"/>
                <w:szCs w:val="24"/>
                <w:lang w:val="sr-Cyrl-BA"/>
              </w:rPr>
              <w:t>Јединствени идентификатор канцеларије</w:t>
            </w:r>
          </w:p>
        </w:tc>
      </w:tr>
      <w:tr w:rsidR="0031221D" w:rsidRPr="009753EE" w14:paraId="5020B54D" w14:textId="77777777" w:rsidTr="00B41242">
        <w:trPr>
          <w:trHeight w:val="216"/>
          <w:jc w:val="center"/>
        </w:trPr>
        <w:tc>
          <w:tcPr>
            <w:tcW w:w="2471" w:type="dxa"/>
            <w:shd w:val="clear" w:color="auto" w:fill="auto"/>
          </w:tcPr>
          <w:p w14:paraId="5470D930" w14:textId="77777777" w:rsidR="0031221D" w:rsidRPr="0031221D" w:rsidRDefault="0031221D" w:rsidP="0031221D">
            <w:pPr>
              <w:pStyle w:val="Podnaslov02"/>
              <w:spacing w:after="0"/>
              <w:ind w:firstLine="720"/>
              <w:rPr>
                <w:rFonts w:cs="Arial"/>
                <w:i/>
                <w:sz w:val="24"/>
                <w:szCs w:val="24"/>
              </w:rPr>
            </w:pPr>
            <w:r w:rsidRPr="0031221D">
              <w:rPr>
                <w:rFonts w:cs="Arial"/>
                <w:i/>
                <w:sz w:val="24"/>
                <w:szCs w:val="24"/>
              </w:rPr>
              <w:t>capacity</w:t>
            </w:r>
          </w:p>
        </w:tc>
        <w:tc>
          <w:tcPr>
            <w:tcW w:w="2471" w:type="dxa"/>
            <w:shd w:val="clear" w:color="auto" w:fill="auto"/>
          </w:tcPr>
          <w:p w14:paraId="2FD74D96"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INTEGER</w:t>
            </w:r>
          </w:p>
        </w:tc>
        <w:tc>
          <w:tcPr>
            <w:tcW w:w="1196" w:type="dxa"/>
            <w:shd w:val="clear" w:color="auto" w:fill="auto"/>
          </w:tcPr>
          <w:p w14:paraId="762CD01F"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4AF35862" w14:textId="77777777" w:rsidR="0031221D" w:rsidRPr="00394937" w:rsidRDefault="00394937" w:rsidP="00B41242">
            <w:pPr>
              <w:pStyle w:val="Podnaslov02"/>
              <w:spacing w:after="0"/>
              <w:jc w:val="center"/>
              <w:rPr>
                <w:rFonts w:cs="Arial"/>
                <w:sz w:val="24"/>
                <w:szCs w:val="24"/>
                <w:lang w:val="sr-Cyrl-BA"/>
              </w:rPr>
            </w:pPr>
            <w:r>
              <w:rPr>
                <w:rFonts w:cs="Arial"/>
                <w:sz w:val="24"/>
                <w:szCs w:val="24"/>
                <w:lang w:val="sr-Cyrl-BA"/>
              </w:rPr>
              <w:t>Број радних станица у канцеларији</w:t>
            </w:r>
          </w:p>
        </w:tc>
      </w:tr>
      <w:tr w:rsidR="0031221D" w:rsidRPr="00366A67" w14:paraId="5F1754CD" w14:textId="77777777" w:rsidTr="00B41242">
        <w:trPr>
          <w:trHeight w:val="216"/>
          <w:jc w:val="center"/>
        </w:trPr>
        <w:tc>
          <w:tcPr>
            <w:tcW w:w="2471" w:type="dxa"/>
            <w:shd w:val="clear" w:color="auto" w:fill="auto"/>
          </w:tcPr>
          <w:p w14:paraId="12F366FC" w14:textId="77777777" w:rsidR="0031221D" w:rsidRPr="0031221D" w:rsidRDefault="0031221D" w:rsidP="00B41242">
            <w:pPr>
              <w:pStyle w:val="Podnaslov02"/>
              <w:spacing w:after="0"/>
              <w:ind w:firstLine="720"/>
              <w:jc w:val="left"/>
              <w:rPr>
                <w:rFonts w:cs="Arial"/>
                <w:i/>
                <w:sz w:val="24"/>
                <w:szCs w:val="24"/>
              </w:rPr>
            </w:pPr>
            <w:r w:rsidRPr="0031221D">
              <w:rPr>
                <w:rFonts w:cs="Arial"/>
                <w:i/>
                <w:sz w:val="24"/>
                <w:szCs w:val="24"/>
              </w:rPr>
              <w:t>surface</w:t>
            </w:r>
          </w:p>
        </w:tc>
        <w:tc>
          <w:tcPr>
            <w:tcW w:w="2471" w:type="dxa"/>
            <w:shd w:val="clear" w:color="auto" w:fill="auto"/>
          </w:tcPr>
          <w:p w14:paraId="3DFA8C11" w14:textId="77777777" w:rsidR="0031221D" w:rsidRPr="0031221D" w:rsidRDefault="0031221D" w:rsidP="00B41242">
            <w:pPr>
              <w:pStyle w:val="Podnaslov02"/>
              <w:spacing w:after="0"/>
              <w:jc w:val="center"/>
              <w:rPr>
                <w:rFonts w:cs="Arial"/>
                <w:i/>
                <w:sz w:val="24"/>
                <w:szCs w:val="24"/>
              </w:rPr>
            </w:pPr>
            <w:r w:rsidRPr="0031221D">
              <w:rPr>
                <w:rFonts w:cs="Arial"/>
                <w:i/>
                <w:sz w:val="24"/>
                <w:szCs w:val="24"/>
              </w:rPr>
              <w:t>FLOAT(53)</w:t>
            </w:r>
          </w:p>
        </w:tc>
        <w:tc>
          <w:tcPr>
            <w:tcW w:w="1196" w:type="dxa"/>
            <w:shd w:val="clear" w:color="auto" w:fill="auto"/>
          </w:tcPr>
          <w:p w14:paraId="0DA4D36E" w14:textId="77777777" w:rsidR="0031221D" w:rsidRPr="0031221D" w:rsidRDefault="0031221D"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449BEC3F" w14:textId="7D2C1F70" w:rsidR="0031221D" w:rsidRPr="00394937" w:rsidRDefault="00394937" w:rsidP="00394937">
            <w:pPr>
              <w:pStyle w:val="Podnaslov02"/>
              <w:spacing w:after="0"/>
              <w:jc w:val="center"/>
              <w:rPr>
                <w:rFonts w:cs="Arial"/>
                <w:sz w:val="24"/>
                <w:szCs w:val="24"/>
                <w:lang w:val="sr-Cyrl-BA"/>
              </w:rPr>
            </w:pPr>
            <w:r>
              <w:rPr>
                <w:rFonts w:cs="Arial"/>
                <w:sz w:val="24"/>
                <w:szCs w:val="24"/>
                <w:lang w:val="sr-Cyrl-BA"/>
              </w:rPr>
              <w:t xml:space="preserve">Површина канцеларије у </w:t>
            </w:r>
            <w:ins w:id="68" w:author="Vladimir Dimitrieski" w:date="2024-02-02T20:36:00Z">
              <w:r w:rsidR="00AD10F2">
                <w:rPr>
                  <w:rFonts w:cs="Arial"/>
                  <w:sz w:val="24"/>
                  <w:szCs w:val="24"/>
                  <w:lang w:val="sr-Cyrl-BA"/>
                </w:rPr>
                <w:t>квадратним</w:t>
              </w:r>
              <w:r w:rsidR="00AD10F2">
                <w:rPr>
                  <w:rFonts w:cs="Arial"/>
                  <w:sz w:val="24"/>
                  <w:szCs w:val="24"/>
                  <w:lang w:val="sr-Cyrl-BA"/>
                </w:rPr>
                <w:t xml:space="preserve"> </w:t>
              </w:r>
            </w:ins>
            <w:r>
              <w:rPr>
                <w:rFonts w:cs="Arial"/>
                <w:sz w:val="24"/>
                <w:szCs w:val="24"/>
                <w:lang w:val="sr-Cyrl-BA"/>
              </w:rPr>
              <w:t xml:space="preserve">метрима </w:t>
            </w:r>
            <w:del w:id="69" w:author="Vladimir Dimitrieski" w:date="2024-02-02T20:36:00Z">
              <w:r w:rsidDel="00AD10F2">
                <w:rPr>
                  <w:rFonts w:cs="Arial"/>
                  <w:sz w:val="24"/>
                  <w:szCs w:val="24"/>
                  <w:lang w:val="sr-Cyrl-BA"/>
                </w:rPr>
                <w:delText>квадратним</w:delText>
              </w:r>
            </w:del>
          </w:p>
        </w:tc>
      </w:tr>
    </w:tbl>
    <w:p w14:paraId="5C71F136" w14:textId="77777777" w:rsidR="0031221D" w:rsidRDefault="0031221D" w:rsidP="0031221D">
      <w:pPr>
        <w:rPr>
          <w:lang w:val="sr-Cyrl-BA"/>
        </w:rPr>
      </w:pP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5261"/>
      </w:tblGrid>
      <w:tr w:rsidR="00394937" w:rsidRPr="009753EE" w14:paraId="0D58A6A5" w14:textId="77777777" w:rsidTr="00B41242">
        <w:trPr>
          <w:jc w:val="center"/>
        </w:trPr>
        <w:tc>
          <w:tcPr>
            <w:tcW w:w="10188" w:type="dxa"/>
            <w:gridSpan w:val="2"/>
            <w:shd w:val="clear" w:color="auto" w:fill="BFBFBF"/>
          </w:tcPr>
          <w:p w14:paraId="1DE022E2" w14:textId="77777777" w:rsidR="00394937" w:rsidRPr="009753EE" w:rsidRDefault="00394937" w:rsidP="00B41242">
            <w:pPr>
              <w:pStyle w:val="Podnaslov02"/>
              <w:spacing w:after="0"/>
              <w:jc w:val="center"/>
              <w:rPr>
                <w:rFonts w:cs="Arial"/>
                <w:b/>
                <w:sz w:val="24"/>
                <w:szCs w:val="24"/>
              </w:rPr>
            </w:pPr>
            <w:r w:rsidRPr="009753EE">
              <w:rPr>
                <w:rFonts w:cs="Arial"/>
                <w:b/>
                <w:sz w:val="24"/>
                <w:szCs w:val="24"/>
              </w:rPr>
              <w:t>Ограничење примарног кључа</w:t>
            </w:r>
          </w:p>
        </w:tc>
      </w:tr>
      <w:tr w:rsidR="00394937" w:rsidRPr="009753EE" w14:paraId="6D7EDCBE" w14:textId="77777777" w:rsidTr="00B41242">
        <w:trPr>
          <w:jc w:val="center"/>
        </w:trPr>
        <w:tc>
          <w:tcPr>
            <w:tcW w:w="4927" w:type="dxa"/>
            <w:shd w:val="clear" w:color="auto" w:fill="D9D9D9"/>
          </w:tcPr>
          <w:p w14:paraId="1CCF5404" w14:textId="77777777" w:rsidR="00394937" w:rsidRPr="009753EE" w:rsidRDefault="00394937" w:rsidP="00B41242">
            <w:pPr>
              <w:pStyle w:val="Podnaslov02"/>
              <w:spacing w:after="0"/>
              <w:jc w:val="center"/>
              <w:rPr>
                <w:rFonts w:cs="Arial"/>
                <w:b/>
                <w:sz w:val="24"/>
                <w:szCs w:val="24"/>
              </w:rPr>
            </w:pPr>
            <w:r w:rsidRPr="009753EE">
              <w:rPr>
                <w:rFonts w:cs="Arial"/>
                <w:b/>
                <w:sz w:val="24"/>
                <w:szCs w:val="24"/>
              </w:rPr>
              <w:t>Назив ограничења</w:t>
            </w:r>
          </w:p>
        </w:tc>
        <w:tc>
          <w:tcPr>
            <w:tcW w:w="5261" w:type="dxa"/>
            <w:shd w:val="clear" w:color="auto" w:fill="D9D9D9"/>
          </w:tcPr>
          <w:p w14:paraId="10D4F30A" w14:textId="77777777" w:rsidR="00394937" w:rsidRPr="009753EE" w:rsidRDefault="00394937" w:rsidP="00B41242">
            <w:pPr>
              <w:pStyle w:val="Podnaslov02"/>
              <w:spacing w:after="0"/>
              <w:jc w:val="center"/>
              <w:rPr>
                <w:rFonts w:cs="Arial"/>
                <w:b/>
                <w:sz w:val="24"/>
                <w:szCs w:val="24"/>
              </w:rPr>
            </w:pPr>
            <w:r w:rsidRPr="009753EE">
              <w:rPr>
                <w:rFonts w:cs="Arial"/>
                <w:b/>
                <w:sz w:val="24"/>
                <w:szCs w:val="24"/>
              </w:rPr>
              <w:t>Колоне</w:t>
            </w:r>
          </w:p>
        </w:tc>
      </w:tr>
      <w:tr w:rsidR="00394937" w:rsidRPr="009753EE" w14:paraId="3FDC2642" w14:textId="77777777" w:rsidTr="00B41242">
        <w:trPr>
          <w:jc w:val="center"/>
        </w:trPr>
        <w:tc>
          <w:tcPr>
            <w:tcW w:w="4927" w:type="dxa"/>
            <w:shd w:val="clear" w:color="auto" w:fill="auto"/>
          </w:tcPr>
          <w:p w14:paraId="64E6EA88" w14:textId="77777777" w:rsidR="00394937" w:rsidRPr="00394937" w:rsidRDefault="00394937" w:rsidP="00394937">
            <w:pPr>
              <w:pStyle w:val="NormalWeb"/>
              <w:jc w:val="center"/>
              <w:rPr>
                <w:rFonts w:ascii="Arial" w:eastAsia="Calibri" w:hAnsi="Arial" w:cs="Arial"/>
                <w:lang w:val="sr-Cyrl-BA"/>
              </w:rPr>
            </w:pPr>
            <w:r w:rsidRPr="00394937">
              <w:rPr>
                <w:rFonts w:ascii="Arial" w:eastAsia="Calibri" w:hAnsi="Arial" w:cs="Arial"/>
                <w:i/>
              </w:rPr>
              <w:t>PK</w:t>
            </w:r>
            <w:r w:rsidRPr="009753EE">
              <w:rPr>
                <w:rFonts w:ascii="Arial" w:eastAsia="Calibri" w:hAnsi="Arial" w:cs="Arial"/>
              </w:rPr>
              <w:t>_</w:t>
            </w:r>
            <w:r>
              <w:rPr>
                <w:rFonts w:ascii="Arial" w:eastAsia="Calibri" w:hAnsi="Arial" w:cs="Arial"/>
                <w:lang w:val="sr-Cyrl-BA"/>
              </w:rPr>
              <w:t>КАНЦЕЛАРИЈА</w:t>
            </w:r>
          </w:p>
        </w:tc>
        <w:tc>
          <w:tcPr>
            <w:tcW w:w="5261" w:type="dxa"/>
            <w:shd w:val="clear" w:color="auto" w:fill="auto"/>
          </w:tcPr>
          <w:p w14:paraId="15E7FDC2" w14:textId="7D4A7171" w:rsidR="00394937" w:rsidRPr="00394937" w:rsidRDefault="00394937" w:rsidP="00B41242">
            <w:pPr>
              <w:pStyle w:val="Podnaslov02"/>
              <w:spacing w:after="0"/>
              <w:jc w:val="center"/>
              <w:rPr>
                <w:rFonts w:cs="Arial"/>
                <w:sz w:val="24"/>
                <w:szCs w:val="24"/>
                <w:lang w:val="sr-Cyrl-BA"/>
              </w:rPr>
            </w:pPr>
            <w:r w:rsidRPr="0031221D">
              <w:rPr>
                <w:rFonts w:cs="Arial"/>
                <w:i/>
                <w:sz w:val="24"/>
                <w:szCs w:val="24"/>
              </w:rPr>
              <w:t>building_id</w:t>
            </w:r>
            <w:ins w:id="70" w:author="Vladimir Dimitrieski" w:date="2024-02-02T20:36:00Z">
              <w:r w:rsidR="00AD10F2">
                <w:rPr>
                  <w:rFonts w:cs="Arial"/>
                  <w:i/>
                  <w:sz w:val="24"/>
                  <w:szCs w:val="24"/>
                  <w:lang w:val="sr-Cyrl-RS"/>
                </w:rPr>
                <w:t xml:space="preserve"> </w:t>
              </w:r>
            </w:ins>
            <w:r>
              <w:rPr>
                <w:rFonts w:cs="Arial"/>
                <w:i/>
                <w:sz w:val="24"/>
                <w:szCs w:val="24"/>
                <w:lang w:val="sr-Cyrl-BA"/>
              </w:rPr>
              <w:t>+</w:t>
            </w:r>
            <w:r w:rsidRPr="0031221D">
              <w:rPr>
                <w:rFonts w:cs="Arial"/>
                <w:i/>
                <w:sz w:val="24"/>
                <w:szCs w:val="24"/>
              </w:rPr>
              <w:t xml:space="preserve"> office_id</w:t>
            </w:r>
          </w:p>
        </w:tc>
      </w:tr>
    </w:tbl>
    <w:p w14:paraId="62199465" w14:textId="77777777" w:rsidR="0031221D" w:rsidRDefault="0031221D" w:rsidP="00394937">
      <w:pPr>
        <w:ind w:firstLine="0"/>
        <w:rPr>
          <w:lang w:val="sr-Cyrl-BA"/>
        </w:rPr>
      </w:pPr>
    </w:p>
    <w:tbl>
      <w:tblPr>
        <w:tblpPr w:leftFromText="180" w:rightFromText="180" w:vertAnchor="text" w:horzAnchor="margin" w:tblpXSpec="center" w:tblpY="96"/>
        <w:tblW w:w="10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2542"/>
        <w:gridCol w:w="2207"/>
        <w:gridCol w:w="2207"/>
      </w:tblGrid>
      <w:tr w:rsidR="00394937" w:rsidRPr="009753EE" w14:paraId="40444303" w14:textId="77777777" w:rsidTr="00394937">
        <w:trPr>
          <w:trHeight w:val="340"/>
        </w:trPr>
        <w:tc>
          <w:tcPr>
            <w:tcW w:w="10240" w:type="dxa"/>
            <w:gridSpan w:val="4"/>
            <w:shd w:val="clear" w:color="auto" w:fill="BFBFBF"/>
          </w:tcPr>
          <w:p w14:paraId="3DEB55FA" w14:textId="77777777" w:rsidR="00394937" w:rsidRPr="009753EE" w:rsidRDefault="00394937" w:rsidP="00394937">
            <w:pPr>
              <w:pStyle w:val="Podnaslov02"/>
              <w:spacing w:after="0"/>
              <w:jc w:val="center"/>
              <w:rPr>
                <w:rFonts w:cs="Arial"/>
                <w:b/>
                <w:sz w:val="24"/>
                <w:szCs w:val="24"/>
              </w:rPr>
            </w:pPr>
            <w:r w:rsidRPr="009753EE">
              <w:rPr>
                <w:rFonts w:cs="Arial"/>
                <w:b/>
                <w:sz w:val="24"/>
                <w:szCs w:val="24"/>
              </w:rPr>
              <w:t>Ограничење референцијалног интегритета</w:t>
            </w:r>
          </w:p>
        </w:tc>
      </w:tr>
      <w:tr w:rsidR="00394937" w:rsidRPr="009753EE" w14:paraId="44B3A62D" w14:textId="77777777" w:rsidTr="00394937">
        <w:trPr>
          <w:trHeight w:val="682"/>
        </w:trPr>
        <w:tc>
          <w:tcPr>
            <w:tcW w:w="3284" w:type="dxa"/>
            <w:shd w:val="clear" w:color="auto" w:fill="D9D9D9"/>
          </w:tcPr>
          <w:p w14:paraId="13E2A839" w14:textId="77777777" w:rsidR="00394937" w:rsidRPr="009753EE" w:rsidRDefault="00394937" w:rsidP="00394937">
            <w:pPr>
              <w:pStyle w:val="Podnaslov02"/>
              <w:spacing w:after="0"/>
              <w:jc w:val="center"/>
              <w:rPr>
                <w:rFonts w:cs="Arial"/>
                <w:b/>
                <w:sz w:val="24"/>
                <w:szCs w:val="24"/>
              </w:rPr>
            </w:pPr>
            <w:r w:rsidRPr="009753EE">
              <w:rPr>
                <w:rFonts w:cs="Arial"/>
                <w:b/>
                <w:sz w:val="24"/>
                <w:szCs w:val="24"/>
              </w:rPr>
              <w:t>Назив ограничења</w:t>
            </w:r>
          </w:p>
        </w:tc>
        <w:tc>
          <w:tcPr>
            <w:tcW w:w="2542" w:type="dxa"/>
            <w:shd w:val="clear" w:color="auto" w:fill="D9D9D9"/>
          </w:tcPr>
          <w:p w14:paraId="2EAD62FE" w14:textId="77777777" w:rsidR="00394937" w:rsidRPr="009753EE" w:rsidRDefault="00394937" w:rsidP="00394937">
            <w:pPr>
              <w:pStyle w:val="Podnaslov02"/>
              <w:spacing w:after="0"/>
              <w:jc w:val="center"/>
              <w:rPr>
                <w:rFonts w:cs="Arial"/>
                <w:b/>
                <w:sz w:val="24"/>
                <w:szCs w:val="24"/>
              </w:rPr>
            </w:pPr>
            <w:r w:rsidRPr="009753EE">
              <w:rPr>
                <w:rFonts w:cs="Arial"/>
                <w:b/>
                <w:sz w:val="24"/>
                <w:szCs w:val="24"/>
              </w:rPr>
              <w:t>Колоне</w:t>
            </w:r>
          </w:p>
        </w:tc>
        <w:tc>
          <w:tcPr>
            <w:tcW w:w="2207" w:type="dxa"/>
            <w:shd w:val="clear" w:color="auto" w:fill="D9D9D9"/>
          </w:tcPr>
          <w:p w14:paraId="23E24765" w14:textId="77777777" w:rsidR="00394937" w:rsidRPr="009753EE" w:rsidRDefault="00394937" w:rsidP="00394937">
            <w:pPr>
              <w:pStyle w:val="Podnaslov02"/>
              <w:spacing w:after="0"/>
              <w:jc w:val="center"/>
              <w:rPr>
                <w:rFonts w:cs="Arial"/>
                <w:b/>
                <w:sz w:val="24"/>
                <w:szCs w:val="24"/>
              </w:rPr>
            </w:pPr>
            <w:r w:rsidRPr="009753EE">
              <w:rPr>
                <w:rFonts w:cs="Arial"/>
                <w:b/>
                <w:sz w:val="24"/>
                <w:szCs w:val="24"/>
              </w:rPr>
              <w:t>Референцирана табела</w:t>
            </w:r>
          </w:p>
        </w:tc>
        <w:tc>
          <w:tcPr>
            <w:tcW w:w="2207" w:type="dxa"/>
            <w:shd w:val="clear" w:color="auto" w:fill="D9D9D9"/>
          </w:tcPr>
          <w:p w14:paraId="0359674A" w14:textId="77777777" w:rsidR="00394937" w:rsidRPr="009753EE" w:rsidRDefault="00394937" w:rsidP="00394937">
            <w:pPr>
              <w:pStyle w:val="Podnaslov02"/>
              <w:spacing w:after="0"/>
              <w:jc w:val="center"/>
              <w:rPr>
                <w:rFonts w:cs="Arial"/>
                <w:b/>
                <w:sz w:val="24"/>
                <w:szCs w:val="24"/>
              </w:rPr>
            </w:pPr>
            <w:r w:rsidRPr="009753EE">
              <w:rPr>
                <w:rFonts w:cs="Arial"/>
                <w:b/>
                <w:sz w:val="24"/>
                <w:szCs w:val="24"/>
              </w:rPr>
              <w:t>Референциране колонe</w:t>
            </w:r>
          </w:p>
        </w:tc>
      </w:tr>
      <w:tr w:rsidR="00394937" w:rsidRPr="009753EE" w14:paraId="3DFC1CBA" w14:textId="77777777" w:rsidTr="00394937">
        <w:trPr>
          <w:trHeight w:val="340"/>
        </w:trPr>
        <w:tc>
          <w:tcPr>
            <w:tcW w:w="3284" w:type="dxa"/>
            <w:shd w:val="clear" w:color="auto" w:fill="auto"/>
          </w:tcPr>
          <w:p w14:paraId="5DAABF57" w14:textId="77777777" w:rsidR="00394937" w:rsidRPr="00394937" w:rsidRDefault="00394937" w:rsidP="00394937">
            <w:pPr>
              <w:pStyle w:val="Podnaslov02"/>
              <w:spacing w:after="0"/>
              <w:jc w:val="center"/>
              <w:rPr>
                <w:rFonts w:cs="Arial"/>
                <w:sz w:val="24"/>
                <w:szCs w:val="24"/>
                <w:lang w:val="sr-Cyrl-BA"/>
              </w:rPr>
            </w:pPr>
            <w:r w:rsidRPr="00394937">
              <w:rPr>
                <w:rFonts w:cs="Arial"/>
                <w:i/>
                <w:sz w:val="24"/>
                <w:szCs w:val="24"/>
              </w:rPr>
              <w:t>FK</w:t>
            </w:r>
            <w:r w:rsidRPr="009753EE">
              <w:rPr>
                <w:rFonts w:cs="Arial"/>
                <w:sz w:val="24"/>
                <w:szCs w:val="24"/>
              </w:rPr>
              <w:t>_</w:t>
            </w:r>
            <w:r>
              <w:rPr>
                <w:rFonts w:cs="Arial"/>
                <w:sz w:val="24"/>
                <w:szCs w:val="24"/>
                <w:lang w:val="sr-Cyrl-BA"/>
              </w:rPr>
              <w:t>ЗГРАДА</w:t>
            </w:r>
          </w:p>
        </w:tc>
        <w:tc>
          <w:tcPr>
            <w:tcW w:w="2542" w:type="dxa"/>
            <w:shd w:val="clear" w:color="auto" w:fill="auto"/>
          </w:tcPr>
          <w:p w14:paraId="4610EAEA" w14:textId="77777777" w:rsidR="00394937" w:rsidRPr="009753EE" w:rsidRDefault="00394937" w:rsidP="00394937">
            <w:pPr>
              <w:pStyle w:val="Podnaslov02"/>
              <w:spacing w:after="0"/>
              <w:jc w:val="center"/>
              <w:rPr>
                <w:rFonts w:cs="Arial"/>
                <w:sz w:val="24"/>
                <w:szCs w:val="24"/>
              </w:rPr>
            </w:pPr>
            <w:r w:rsidRPr="0031221D">
              <w:rPr>
                <w:rFonts w:cs="Arial"/>
                <w:i/>
                <w:sz w:val="24"/>
                <w:szCs w:val="24"/>
              </w:rPr>
              <w:t>building_id</w:t>
            </w:r>
          </w:p>
        </w:tc>
        <w:tc>
          <w:tcPr>
            <w:tcW w:w="2207" w:type="dxa"/>
            <w:shd w:val="clear" w:color="auto" w:fill="auto"/>
          </w:tcPr>
          <w:p w14:paraId="32A18543" w14:textId="77777777" w:rsidR="00394937" w:rsidRPr="00FF4482" w:rsidRDefault="00FF4482" w:rsidP="00394937">
            <w:pPr>
              <w:pStyle w:val="Podnaslov02"/>
              <w:spacing w:after="0"/>
              <w:jc w:val="center"/>
              <w:rPr>
                <w:rFonts w:cs="Arial"/>
                <w:sz w:val="24"/>
                <w:szCs w:val="24"/>
                <w:lang w:val="sr-Cyrl-BA"/>
              </w:rPr>
            </w:pPr>
            <w:r>
              <w:rPr>
                <w:rFonts w:cs="Arial"/>
                <w:sz w:val="24"/>
                <w:szCs w:val="24"/>
                <w:lang w:val="sr-Cyrl-BA"/>
              </w:rPr>
              <w:t>Зграда</w:t>
            </w:r>
          </w:p>
        </w:tc>
        <w:tc>
          <w:tcPr>
            <w:tcW w:w="2207" w:type="dxa"/>
            <w:shd w:val="clear" w:color="auto" w:fill="auto"/>
          </w:tcPr>
          <w:p w14:paraId="07C959CC" w14:textId="77777777" w:rsidR="00394937" w:rsidRPr="009753EE" w:rsidRDefault="00FF4482" w:rsidP="00394937">
            <w:pPr>
              <w:pStyle w:val="Podnaslov02"/>
              <w:spacing w:after="0"/>
              <w:jc w:val="center"/>
              <w:rPr>
                <w:rFonts w:cs="Arial"/>
                <w:sz w:val="24"/>
                <w:szCs w:val="24"/>
              </w:rPr>
            </w:pPr>
            <w:r w:rsidRPr="00DB29F9">
              <w:rPr>
                <w:rFonts w:cs="Arial"/>
                <w:i/>
                <w:sz w:val="24"/>
                <w:szCs w:val="24"/>
              </w:rPr>
              <w:t>id</w:t>
            </w:r>
          </w:p>
        </w:tc>
      </w:tr>
    </w:tbl>
    <w:p w14:paraId="0DA123B1" w14:textId="77777777" w:rsidR="00394937" w:rsidRDefault="00394937" w:rsidP="00394937">
      <w:pPr>
        <w:ind w:firstLine="0"/>
      </w:pPr>
    </w:p>
    <w:p w14:paraId="49DE24D0" w14:textId="6BF77AA3" w:rsidR="00FF4482" w:rsidRDefault="00E7775A" w:rsidP="00FF4482">
      <w:pPr>
        <w:pStyle w:val="Heading4"/>
        <w:rPr>
          <w:b w:val="0"/>
          <w:lang w:val="sr-Cyrl-BA"/>
        </w:rPr>
      </w:pPr>
      <w:r>
        <w:rPr>
          <w:b w:val="0"/>
          <w:lang w:val="sr-Cyrl-BA"/>
        </w:rPr>
        <w:t xml:space="preserve">Табела </w:t>
      </w:r>
      <w:r w:rsidRPr="00E7775A">
        <w:rPr>
          <w:b w:val="0"/>
          <w:i/>
          <w:lang w:val="en-US"/>
        </w:rPr>
        <w:t>Sensor</w:t>
      </w:r>
    </w:p>
    <w:p w14:paraId="5CC55647" w14:textId="1D9A3C69" w:rsidR="00FF4482" w:rsidRDefault="008851CA" w:rsidP="00FF4482">
      <w:pPr>
        <w:rPr>
          <w:lang w:val="sr-Cyrl-BA"/>
        </w:rPr>
      </w:pPr>
      <w:r>
        <w:rPr>
          <w:lang w:val="sr-Cyrl-BA"/>
        </w:rPr>
        <w:t>Шема релације с</w:t>
      </w:r>
      <w:r w:rsidR="00FF4482">
        <w:rPr>
          <w:lang w:val="sr-Cyrl-BA"/>
        </w:rPr>
        <w:t xml:space="preserve">ензор </w:t>
      </w:r>
      <w:r>
        <w:rPr>
          <w:lang w:val="sr-Cyrl-BA"/>
        </w:rPr>
        <w:t xml:space="preserve">(енг. </w:t>
      </w:r>
      <w:r w:rsidRPr="008851CA">
        <w:rPr>
          <w:i/>
          <w:lang w:val="en-US"/>
        </w:rPr>
        <w:t>sensor</w:t>
      </w:r>
      <w:r>
        <w:rPr>
          <w:lang w:val="sr-Cyrl-BA"/>
        </w:rPr>
        <w:t>)</w:t>
      </w:r>
      <w:r w:rsidR="00E7775A">
        <w:rPr>
          <w:lang w:val="en-US"/>
        </w:rPr>
        <w:t xml:space="preserve"> </w:t>
      </w:r>
      <w:r>
        <w:rPr>
          <w:lang w:val="sr-Cyrl-BA"/>
        </w:rPr>
        <w:t>садржи основне податке о сензор</w:t>
      </w:r>
      <w:r w:rsidR="00FF4482">
        <w:rPr>
          <w:lang w:val="sr-Cyrl-BA"/>
        </w:rPr>
        <w:t>у.</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1"/>
        <w:gridCol w:w="2471"/>
        <w:gridCol w:w="1196"/>
        <w:gridCol w:w="4050"/>
      </w:tblGrid>
      <w:tr w:rsidR="00FF4482" w:rsidRPr="009753EE" w14:paraId="662F9A6C" w14:textId="77777777" w:rsidTr="00B41242">
        <w:trPr>
          <w:trHeight w:val="216"/>
          <w:jc w:val="center"/>
        </w:trPr>
        <w:tc>
          <w:tcPr>
            <w:tcW w:w="10188" w:type="dxa"/>
            <w:gridSpan w:val="4"/>
            <w:shd w:val="clear" w:color="auto" w:fill="BFBFBF"/>
          </w:tcPr>
          <w:p w14:paraId="141D79B4" w14:textId="77777777" w:rsidR="00FF4482" w:rsidRPr="009753EE" w:rsidRDefault="00FF4482" w:rsidP="00B41242">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FF4482" w:rsidRPr="009753EE" w14:paraId="2EE5723E" w14:textId="77777777" w:rsidTr="00B41242">
        <w:trPr>
          <w:trHeight w:val="216"/>
          <w:jc w:val="center"/>
        </w:trPr>
        <w:tc>
          <w:tcPr>
            <w:tcW w:w="2471" w:type="dxa"/>
            <w:shd w:val="clear" w:color="auto" w:fill="D9D9D9"/>
          </w:tcPr>
          <w:p w14:paraId="743DC5DF"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Назив колоне</w:t>
            </w:r>
          </w:p>
        </w:tc>
        <w:tc>
          <w:tcPr>
            <w:tcW w:w="2471" w:type="dxa"/>
            <w:shd w:val="clear" w:color="auto" w:fill="D9D9D9"/>
          </w:tcPr>
          <w:p w14:paraId="196307AB"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Тип података</w:t>
            </w:r>
          </w:p>
        </w:tc>
        <w:tc>
          <w:tcPr>
            <w:tcW w:w="1196" w:type="dxa"/>
            <w:shd w:val="clear" w:color="auto" w:fill="D9D9D9"/>
          </w:tcPr>
          <w:p w14:paraId="01D99134" w14:textId="77777777" w:rsidR="00FF4482" w:rsidRPr="0031221D" w:rsidRDefault="00FF4482" w:rsidP="00B41242">
            <w:pPr>
              <w:pStyle w:val="Podnaslov02"/>
              <w:spacing w:after="0"/>
              <w:jc w:val="center"/>
              <w:rPr>
                <w:rFonts w:cs="Arial"/>
                <w:b/>
                <w:i/>
                <w:sz w:val="24"/>
                <w:szCs w:val="24"/>
              </w:rPr>
            </w:pPr>
            <w:r w:rsidRPr="0031221D">
              <w:rPr>
                <w:rFonts w:cs="Arial"/>
                <w:b/>
                <w:i/>
                <w:sz w:val="24"/>
                <w:szCs w:val="24"/>
              </w:rPr>
              <w:t>Nullable</w:t>
            </w:r>
          </w:p>
        </w:tc>
        <w:tc>
          <w:tcPr>
            <w:tcW w:w="4050" w:type="dxa"/>
            <w:shd w:val="clear" w:color="auto" w:fill="D9D9D9"/>
          </w:tcPr>
          <w:p w14:paraId="2E8BD9EF"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Опис колоне</w:t>
            </w:r>
          </w:p>
        </w:tc>
      </w:tr>
      <w:tr w:rsidR="00FF4482" w:rsidRPr="0031221D" w14:paraId="3687459B" w14:textId="77777777" w:rsidTr="00B41242">
        <w:trPr>
          <w:trHeight w:val="216"/>
          <w:jc w:val="center"/>
        </w:trPr>
        <w:tc>
          <w:tcPr>
            <w:tcW w:w="2471" w:type="dxa"/>
            <w:shd w:val="clear" w:color="auto" w:fill="auto"/>
          </w:tcPr>
          <w:p w14:paraId="395C73C7" w14:textId="77777777" w:rsidR="00FF4482" w:rsidRPr="0031221D" w:rsidRDefault="00FF4482" w:rsidP="00B41242">
            <w:pPr>
              <w:pStyle w:val="Podnaslov02"/>
              <w:spacing w:after="0"/>
              <w:jc w:val="center"/>
              <w:rPr>
                <w:rFonts w:cs="Arial"/>
                <w:i/>
                <w:sz w:val="24"/>
                <w:szCs w:val="24"/>
              </w:rPr>
            </w:pPr>
            <w:r w:rsidRPr="00FF4482">
              <w:rPr>
                <w:rFonts w:cs="Arial"/>
                <w:i/>
                <w:sz w:val="24"/>
                <w:szCs w:val="24"/>
              </w:rPr>
              <w:t>id</w:t>
            </w:r>
          </w:p>
        </w:tc>
        <w:tc>
          <w:tcPr>
            <w:tcW w:w="2471" w:type="dxa"/>
            <w:shd w:val="clear" w:color="auto" w:fill="auto"/>
          </w:tcPr>
          <w:p w14:paraId="5EBC3A64" w14:textId="77777777" w:rsidR="00FF4482" w:rsidRPr="00FF4482" w:rsidRDefault="00FF4482" w:rsidP="00B41242">
            <w:pPr>
              <w:pStyle w:val="Podnaslov02"/>
              <w:spacing w:after="0"/>
              <w:jc w:val="center"/>
              <w:rPr>
                <w:rFonts w:cs="Arial"/>
                <w:i/>
                <w:sz w:val="24"/>
                <w:szCs w:val="24"/>
              </w:rPr>
            </w:pPr>
            <w:r>
              <w:rPr>
                <w:rFonts w:cs="Arial"/>
                <w:i/>
                <w:sz w:val="24"/>
                <w:szCs w:val="24"/>
              </w:rPr>
              <w:t>BIGSERIAL</w:t>
            </w:r>
          </w:p>
        </w:tc>
        <w:tc>
          <w:tcPr>
            <w:tcW w:w="1196" w:type="dxa"/>
            <w:shd w:val="clear" w:color="auto" w:fill="auto"/>
          </w:tcPr>
          <w:p w14:paraId="236BDA44" w14:textId="77777777" w:rsidR="00FF4482" w:rsidRPr="00FF4482" w:rsidRDefault="00FF4482"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101F41E7" w14:textId="77777777" w:rsidR="00FF4482" w:rsidRPr="0031221D" w:rsidRDefault="00FF4482" w:rsidP="00B41242">
            <w:pPr>
              <w:pStyle w:val="Podnaslov02"/>
              <w:spacing w:after="0"/>
              <w:jc w:val="center"/>
              <w:rPr>
                <w:rFonts w:cs="Arial"/>
                <w:sz w:val="24"/>
                <w:szCs w:val="24"/>
                <w:lang w:val="sr-Cyrl-BA"/>
              </w:rPr>
            </w:pPr>
            <w:r>
              <w:rPr>
                <w:rFonts w:cs="Arial"/>
                <w:sz w:val="24"/>
                <w:szCs w:val="24"/>
                <w:lang w:val="sr-Cyrl-BA"/>
              </w:rPr>
              <w:t>Јединствени идентификатор</w:t>
            </w:r>
          </w:p>
        </w:tc>
      </w:tr>
      <w:tr w:rsidR="00FF4482" w:rsidRPr="009753EE" w14:paraId="6D330C50" w14:textId="77777777" w:rsidTr="00B41242">
        <w:trPr>
          <w:trHeight w:val="216"/>
          <w:jc w:val="center"/>
        </w:trPr>
        <w:tc>
          <w:tcPr>
            <w:tcW w:w="2471" w:type="dxa"/>
            <w:shd w:val="clear" w:color="auto" w:fill="auto"/>
          </w:tcPr>
          <w:p w14:paraId="44C622BA" w14:textId="77777777" w:rsidR="00FF4482" w:rsidRPr="0031221D" w:rsidRDefault="00FF4482" w:rsidP="00B41242">
            <w:pPr>
              <w:pStyle w:val="Podnaslov02"/>
              <w:spacing w:after="0"/>
              <w:jc w:val="center"/>
              <w:rPr>
                <w:rFonts w:cs="Arial"/>
                <w:i/>
                <w:sz w:val="24"/>
                <w:szCs w:val="24"/>
              </w:rPr>
            </w:pPr>
            <w:r w:rsidRPr="00FF4482">
              <w:rPr>
                <w:rFonts w:cs="Arial"/>
                <w:i/>
                <w:sz w:val="24"/>
                <w:szCs w:val="24"/>
              </w:rPr>
              <w:t>serial_num</w:t>
            </w:r>
          </w:p>
        </w:tc>
        <w:tc>
          <w:tcPr>
            <w:tcW w:w="2471" w:type="dxa"/>
            <w:shd w:val="clear" w:color="auto" w:fill="auto"/>
          </w:tcPr>
          <w:p w14:paraId="1DB39A6F" w14:textId="77777777" w:rsidR="00FF4482" w:rsidRPr="00FF4482" w:rsidRDefault="00FF4482" w:rsidP="00B41242">
            <w:pPr>
              <w:pStyle w:val="Podnaslov02"/>
              <w:spacing w:after="0"/>
              <w:jc w:val="center"/>
              <w:rPr>
                <w:rFonts w:cs="Arial"/>
                <w:i/>
                <w:sz w:val="24"/>
                <w:szCs w:val="24"/>
              </w:rPr>
            </w:pPr>
            <w:r w:rsidRPr="00FF4482">
              <w:rPr>
                <w:rFonts w:cs="Arial"/>
                <w:i/>
                <w:sz w:val="24"/>
                <w:szCs w:val="24"/>
              </w:rPr>
              <w:t>BIGINT</w:t>
            </w:r>
          </w:p>
        </w:tc>
        <w:tc>
          <w:tcPr>
            <w:tcW w:w="1196" w:type="dxa"/>
            <w:shd w:val="clear" w:color="auto" w:fill="auto"/>
          </w:tcPr>
          <w:p w14:paraId="78CDC5DF" w14:textId="77777777" w:rsidR="00FF4482"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33545836" w14:textId="77777777" w:rsidR="00FF4482" w:rsidRPr="00FF4482" w:rsidRDefault="00FF4482" w:rsidP="00B41242">
            <w:pPr>
              <w:pStyle w:val="Podnaslov02"/>
              <w:spacing w:after="0"/>
              <w:jc w:val="center"/>
              <w:rPr>
                <w:rFonts w:cs="Arial"/>
                <w:sz w:val="24"/>
                <w:szCs w:val="24"/>
                <w:lang w:val="sr-Cyrl-BA"/>
              </w:rPr>
            </w:pPr>
            <w:r>
              <w:rPr>
                <w:rFonts w:cs="Arial"/>
                <w:sz w:val="24"/>
                <w:szCs w:val="24"/>
                <w:lang w:val="sr-Cyrl-BA"/>
              </w:rPr>
              <w:t>Серијски број сензора</w:t>
            </w:r>
          </w:p>
        </w:tc>
      </w:tr>
      <w:tr w:rsidR="00FF4482" w:rsidRPr="00394937" w14:paraId="5BD91639" w14:textId="77777777" w:rsidTr="00B41242">
        <w:trPr>
          <w:trHeight w:val="216"/>
          <w:jc w:val="center"/>
        </w:trPr>
        <w:tc>
          <w:tcPr>
            <w:tcW w:w="2471" w:type="dxa"/>
            <w:shd w:val="clear" w:color="auto" w:fill="auto"/>
          </w:tcPr>
          <w:p w14:paraId="693B1B2C" w14:textId="77777777" w:rsidR="00FF4482" w:rsidRPr="00FF4482" w:rsidRDefault="00FF4482" w:rsidP="00FF4482">
            <w:pPr>
              <w:pStyle w:val="Podnaslov02"/>
              <w:spacing w:after="0"/>
              <w:rPr>
                <w:rFonts w:cs="Arial"/>
                <w:i/>
                <w:sz w:val="24"/>
                <w:szCs w:val="24"/>
                <w:lang w:val="sr-Cyrl-BA"/>
              </w:rPr>
            </w:pPr>
            <w:r>
              <w:rPr>
                <w:rFonts w:cs="Arial"/>
                <w:i/>
                <w:sz w:val="24"/>
                <w:szCs w:val="24"/>
                <w:lang w:val="sr-Cyrl-BA"/>
              </w:rPr>
              <w:t xml:space="preserve">    </w:t>
            </w:r>
            <w:r w:rsidRPr="00FF4482">
              <w:rPr>
                <w:rFonts w:cs="Arial"/>
                <w:i/>
                <w:sz w:val="24"/>
                <w:szCs w:val="24"/>
              </w:rPr>
              <w:t>sensor_type_id</w:t>
            </w:r>
          </w:p>
        </w:tc>
        <w:tc>
          <w:tcPr>
            <w:tcW w:w="2471" w:type="dxa"/>
            <w:shd w:val="clear" w:color="auto" w:fill="auto"/>
          </w:tcPr>
          <w:p w14:paraId="5E0FF2BE" w14:textId="77777777" w:rsidR="00FF4482" w:rsidRPr="00FF4482" w:rsidRDefault="00FF4482" w:rsidP="00B41242">
            <w:pPr>
              <w:pStyle w:val="Podnaslov02"/>
              <w:spacing w:after="0"/>
              <w:jc w:val="center"/>
              <w:rPr>
                <w:rFonts w:cs="Arial"/>
                <w:i/>
                <w:sz w:val="24"/>
                <w:szCs w:val="24"/>
              </w:rPr>
            </w:pPr>
            <w:r w:rsidRPr="00FF4482">
              <w:rPr>
                <w:rFonts w:cs="Arial"/>
                <w:i/>
                <w:sz w:val="24"/>
                <w:szCs w:val="24"/>
              </w:rPr>
              <w:t>BIGINT</w:t>
            </w:r>
          </w:p>
        </w:tc>
        <w:tc>
          <w:tcPr>
            <w:tcW w:w="1196" w:type="dxa"/>
            <w:shd w:val="clear" w:color="auto" w:fill="auto"/>
          </w:tcPr>
          <w:p w14:paraId="2E23689B" w14:textId="77777777" w:rsidR="00FF4482" w:rsidRPr="0031221D" w:rsidRDefault="00FF4482"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0E51927D" w14:textId="77777777" w:rsidR="00FF4482" w:rsidRPr="00394937" w:rsidRDefault="00FF4482" w:rsidP="00B41242">
            <w:pPr>
              <w:pStyle w:val="Podnaslov02"/>
              <w:spacing w:after="0"/>
              <w:jc w:val="center"/>
              <w:rPr>
                <w:rFonts w:cs="Arial"/>
                <w:sz w:val="24"/>
                <w:szCs w:val="24"/>
                <w:lang w:val="sr-Cyrl-BA"/>
              </w:rPr>
            </w:pPr>
            <w:r>
              <w:rPr>
                <w:rFonts w:cs="Arial"/>
                <w:sz w:val="24"/>
                <w:szCs w:val="24"/>
                <w:lang w:val="sr-Cyrl-BA"/>
              </w:rPr>
              <w:t>Јединствени идентификатор типа сензора којем припада сензор</w:t>
            </w:r>
          </w:p>
        </w:tc>
      </w:tr>
    </w:tbl>
    <w:p w14:paraId="4C4CEA3D" w14:textId="77777777" w:rsidR="00FF4482" w:rsidRDefault="00FF4482" w:rsidP="00FF4482">
      <w:pPr>
        <w:ind w:firstLine="0"/>
        <w:rPr>
          <w:lang w:val="sr-Cyrl-BA"/>
        </w:rPr>
      </w:pP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5261"/>
      </w:tblGrid>
      <w:tr w:rsidR="00FF4482" w:rsidRPr="009753EE" w14:paraId="07CF6B86" w14:textId="77777777" w:rsidTr="00B41242">
        <w:trPr>
          <w:jc w:val="center"/>
        </w:trPr>
        <w:tc>
          <w:tcPr>
            <w:tcW w:w="10188" w:type="dxa"/>
            <w:gridSpan w:val="2"/>
            <w:shd w:val="clear" w:color="auto" w:fill="BFBFBF"/>
          </w:tcPr>
          <w:p w14:paraId="36B58AD7"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Ограничење примарног кључа</w:t>
            </w:r>
          </w:p>
        </w:tc>
      </w:tr>
      <w:tr w:rsidR="00FF4482" w:rsidRPr="009753EE" w14:paraId="5E9056EB" w14:textId="77777777" w:rsidTr="00B41242">
        <w:trPr>
          <w:jc w:val="center"/>
        </w:trPr>
        <w:tc>
          <w:tcPr>
            <w:tcW w:w="4927" w:type="dxa"/>
            <w:shd w:val="clear" w:color="auto" w:fill="D9D9D9"/>
          </w:tcPr>
          <w:p w14:paraId="42ED7BEB"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Назив ограничења</w:t>
            </w:r>
          </w:p>
        </w:tc>
        <w:tc>
          <w:tcPr>
            <w:tcW w:w="5261" w:type="dxa"/>
            <w:shd w:val="clear" w:color="auto" w:fill="D9D9D9"/>
          </w:tcPr>
          <w:p w14:paraId="4E49E2C6"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Колоне</w:t>
            </w:r>
          </w:p>
        </w:tc>
      </w:tr>
      <w:tr w:rsidR="00FF4482" w:rsidRPr="00394937" w14:paraId="0DD13D8E" w14:textId="77777777" w:rsidTr="00B41242">
        <w:trPr>
          <w:jc w:val="center"/>
        </w:trPr>
        <w:tc>
          <w:tcPr>
            <w:tcW w:w="4927" w:type="dxa"/>
            <w:shd w:val="clear" w:color="auto" w:fill="auto"/>
          </w:tcPr>
          <w:p w14:paraId="5FAA2F50" w14:textId="77777777" w:rsidR="00FF4482" w:rsidRPr="00394937" w:rsidRDefault="00FF4482" w:rsidP="00FF4482">
            <w:pPr>
              <w:pStyle w:val="NormalWeb"/>
              <w:jc w:val="center"/>
              <w:rPr>
                <w:rFonts w:ascii="Arial" w:eastAsia="Calibri" w:hAnsi="Arial" w:cs="Arial"/>
                <w:lang w:val="sr-Cyrl-BA"/>
              </w:rPr>
            </w:pPr>
            <w:r w:rsidRPr="00394937">
              <w:rPr>
                <w:rFonts w:ascii="Arial" w:eastAsia="Calibri" w:hAnsi="Arial" w:cs="Arial"/>
                <w:i/>
              </w:rPr>
              <w:t>PK</w:t>
            </w:r>
            <w:r w:rsidRPr="009753EE">
              <w:rPr>
                <w:rFonts w:ascii="Arial" w:eastAsia="Calibri" w:hAnsi="Arial" w:cs="Arial"/>
              </w:rPr>
              <w:t>_</w:t>
            </w:r>
            <w:r>
              <w:rPr>
                <w:rFonts w:ascii="Arial" w:eastAsia="Calibri" w:hAnsi="Arial" w:cs="Arial"/>
                <w:lang w:val="sr-Cyrl-BA"/>
              </w:rPr>
              <w:t>СЕНЗОР</w:t>
            </w:r>
          </w:p>
        </w:tc>
        <w:tc>
          <w:tcPr>
            <w:tcW w:w="5261" w:type="dxa"/>
            <w:shd w:val="clear" w:color="auto" w:fill="auto"/>
          </w:tcPr>
          <w:p w14:paraId="6B71B9F6" w14:textId="77777777" w:rsidR="00FF4482" w:rsidRPr="00394937" w:rsidRDefault="00FF4482" w:rsidP="00B41242">
            <w:pPr>
              <w:pStyle w:val="Podnaslov02"/>
              <w:spacing w:after="0"/>
              <w:jc w:val="center"/>
              <w:rPr>
                <w:rFonts w:cs="Arial"/>
                <w:sz w:val="24"/>
                <w:szCs w:val="24"/>
                <w:lang w:val="sr-Cyrl-BA"/>
              </w:rPr>
            </w:pPr>
            <w:r w:rsidRPr="00FF4482">
              <w:rPr>
                <w:rFonts w:cs="Arial"/>
                <w:i/>
                <w:sz w:val="24"/>
                <w:szCs w:val="24"/>
              </w:rPr>
              <w:t>id</w:t>
            </w:r>
          </w:p>
        </w:tc>
      </w:tr>
    </w:tbl>
    <w:p w14:paraId="50895670" w14:textId="77777777" w:rsidR="00FF4482" w:rsidRDefault="00FF4482" w:rsidP="00FF4482">
      <w:pPr>
        <w:rPr>
          <w:lang w:val="sr-Cyrl-BA"/>
        </w:rPr>
      </w:pPr>
    </w:p>
    <w:p w14:paraId="76AFED51" w14:textId="77777777" w:rsidR="00C52EBF" w:rsidRDefault="00C52EBF" w:rsidP="00FF4482">
      <w:pPr>
        <w:rPr>
          <w:lang w:val="sr-Cyrl-BA"/>
        </w:rPr>
      </w:pPr>
    </w:p>
    <w:p w14:paraId="56303309" w14:textId="77777777" w:rsidR="00C52EBF" w:rsidRDefault="00C52EBF" w:rsidP="00FF4482">
      <w:pPr>
        <w:rPr>
          <w:lang w:val="sr-Cyrl-BA"/>
        </w:rPr>
      </w:pPr>
    </w:p>
    <w:p w14:paraId="1222CECB" w14:textId="77777777" w:rsidR="00C52EBF" w:rsidRDefault="00C52EBF" w:rsidP="00FF4482">
      <w:pPr>
        <w:rPr>
          <w:lang w:val="sr-Cyrl-BA"/>
        </w:rPr>
      </w:pPr>
    </w:p>
    <w:tbl>
      <w:tblPr>
        <w:tblpPr w:leftFromText="180" w:rightFromText="180" w:vertAnchor="text" w:horzAnchor="margin" w:tblpXSpec="center" w:tblpY="96"/>
        <w:tblW w:w="10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2542"/>
        <w:gridCol w:w="2207"/>
        <w:gridCol w:w="2207"/>
      </w:tblGrid>
      <w:tr w:rsidR="00FF4482" w:rsidRPr="009753EE" w14:paraId="2F6184DC" w14:textId="77777777" w:rsidTr="00B41242">
        <w:trPr>
          <w:trHeight w:val="340"/>
        </w:trPr>
        <w:tc>
          <w:tcPr>
            <w:tcW w:w="10240" w:type="dxa"/>
            <w:gridSpan w:val="4"/>
            <w:shd w:val="clear" w:color="auto" w:fill="BFBFBF"/>
          </w:tcPr>
          <w:p w14:paraId="2DB03260"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lastRenderedPageBreak/>
              <w:t>Ограничење референцијалног интегритета</w:t>
            </w:r>
          </w:p>
        </w:tc>
      </w:tr>
      <w:tr w:rsidR="00FF4482" w:rsidRPr="009753EE" w14:paraId="589C6B64" w14:textId="77777777" w:rsidTr="00B41242">
        <w:trPr>
          <w:trHeight w:val="682"/>
        </w:trPr>
        <w:tc>
          <w:tcPr>
            <w:tcW w:w="3284" w:type="dxa"/>
            <w:shd w:val="clear" w:color="auto" w:fill="D9D9D9"/>
          </w:tcPr>
          <w:p w14:paraId="1AE2C79E"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Назив ограничења</w:t>
            </w:r>
          </w:p>
        </w:tc>
        <w:tc>
          <w:tcPr>
            <w:tcW w:w="2542" w:type="dxa"/>
            <w:shd w:val="clear" w:color="auto" w:fill="D9D9D9"/>
          </w:tcPr>
          <w:p w14:paraId="7C612CE1"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Колоне</w:t>
            </w:r>
          </w:p>
        </w:tc>
        <w:tc>
          <w:tcPr>
            <w:tcW w:w="2207" w:type="dxa"/>
            <w:shd w:val="clear" w:color="auto" w:fill="D9D9D9"/>
          </w:tcPr>
          <w:p w14:paraId="0F153B12"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Референцирана табела</w:t>
            </w:r>
          </w:p>
        </w:tc>
        <w:tc>
          <w:tcPr>
            <w:tcW w:w="2207" w:type="dxa"/>
            <w:shd w:val="clear" w:color="auto" w:fill="D9D9D9"/>
          </w:tcPr>
          <w:p w14:paraId="679C91AE" w14:textId="77777777" w:rsidR="00FF4482" w:rsidRPr="009753EE" w:rsidRDefault="00FF4482" w:rsidP="00B41242">
            <w:pPr>
              <w:pStyle w:val="Podnaslov02"/>
              <w:spacing w:after="0"/>
              <w:jc w:val="center"/>
              <w:rPr>
                <w:rFonts w:cs="Arial"/>
                <w:b/>
                <w:sz w:val="24"/>
                <w:szCs w:val="24"/>
              </w:rPr>
            </w:pPr>
            <w:r w:rsidRPr="009753EE">
              <w:rPr>
                <w:rFonts w:cs="Arial"/>
                <w:b/>
                <w:sz w:val="24"/>
                <w:szCs w:val="24"/>
              </w:rPr>
              <w:t>Референциране колонe</w:t>
            </w:r>
          </w:p>
        </w:tc>
      </w:tr>
      <w:tr w:rsidR="00FF4482" w:rsidRPr="009753EE" w14:paraId="17CF4183" w14:textId="77777777" w:rsidTr="00B41242">
        <w:trPr>
          <w:trHeight w:val="340"/>
        </w:trPr>
        <w:tc>
          <w:tcPr>
            <w:tcW w:w="3284" w:type="dxa"/>
            <w:shd w:val="clear" w:color="auto" w:fill="auto"/>
          </w:tcPr>
          <w:p w14:paraId="54621003" w14:textId="77777777" w:rsidR="00FF4482" w:rsidRPr="00394937" w:rsidRDefault="00FF4482" w:rsidP="00FF4482">
            <w:pPr>
              <w:pStyle w:val="Podnaslov02"/>
              <w:spacing w:after="0"/>
              <w:jc w:val="center"/>
              <w:rPr>
                <w:rFonts w:cs="Arial"/>
                <w:sz w:val="24"/>
                <w:szCs w:val="24"/>
                <w:lang w:val="sr-Cyrl-BA"/>
              </w:rPr>
            </w:pPr>
            <w:r w:rsidRPr="00394937">
              <w:rPr>
                <w:rFonts w:cs="Arial"/>
                <w:i/>
                <w:sz w:val="24"/>
                <w:szCs w:val="24"/>
              </w:rPr>
              <w:t>FK</w:t>
            </w:r>
            <w:r w:rsidRPr="009753EE">
              <w:rPr>
                <w:rFonts w:cs="Arial"/>
                <w:sz w:val="24"/>
                <w:szCs w:val="24"/>
              </w:rPr>
              <w:t>_</w:t>
            </w:r>
            <w:r>
              <w:rPr>
                <w:rFonts w:cs="Arial"/>
                <w:sz w:val="24"/>
                <w:szCs w:val="24"/>
                <w:lang w:val="sr-Cyrl-BA"/>
              </w:rPr>
              <w:t>СЕНЗОР_ТИП</w:t>
            </w:r>
          </w:p>
        </w:tc>
        <w:tc>
          <w:tcPr>
            <w:tcW w:w="2542" w:type="dxa"/>
            <w:shd w:val="clear" w:color="auto" w:fill="auto"/>
          </w:tcPr>
          <w:p w14:paraId="5A1052B9" w14:textId="77777777" w:rsidR="00FF4482" w:rsidRPr="009753EE" w:rsidRDefault="00FF4482" w:rsidP="00B41242">
            <w:pPr>
              <w:pStyle w:val="Podnaslov02"/>
              <w:spacing w:after="0"/>
              <w:jc w:val="center"/>
              <w:rPr>
                <w:rFonts w:cs="Arial"/>
                <w:sz w:val="24"/>
                <w:szCs w:val="24"/>
              </w:rPr>
            </w:pPr>
            <w:r w:rsidRPr="00FF4482">
              <w:rPr>
                <w:rFonts w:cs="Arial"/>
                <w:i/>
                <w:sz w:val="24"/>
                <w:szCs w:val="24"/>
              </w:rPr>
              <w:t>sensor_type_id</w:t>
            </w:r>
          </w:p>
        </w:tc>
        <w:tc>
          <w:tcPr>
            <w:tcW w:w="2207" w:type="dxa"/>
            <w:shd w:val="clear" w:color="auto" w:fill="auto"/>
          </w:tcPr>
          <w:p w14:paraId="252B24C4" w14:textId="77777777" w:rsidR="00FF4482" w:rsidRPr="00FF4482" w:rsidRDefault="00FF4482" w:rsidP="00B41242">
            <w:pPr>
              <w:pStyle w:val="Podnaslov02"/>
              <w:spacing w:after="0"/>
              <w:jc w:val="center"/>
              <w:rPr>
                <w:rFonts w:cs="Arial"/>
                <w:sz w:val="24"/>
                <w:szCs w:val="24"/>
                <w:lang w:val="sr-Cyrl-BA"/>
              </w:rPr>
            </w:pPr>
            <w:r>
              <w:rPr>
                <w:rFonts w:cs="Arial"/>
                <w:sz w:val="24"/>
                <w:szCs w:val="24"/>
                <w:lang w:val="sr-Cyrl-BA"/>
              </w:rPr>
              <w:t>Тип сензора</w:t>
            </w:r>
          </w:p>
        </w:tc>
        <w:tc>
          <w:tcPr>
            <w:tcW w:w="2207" w:type="dxa"/>
            <w:shd w:val="clear" w:color="auto" w:fill="auto"/>
          </w:tcPr>
          <w:p w14:paraId="75A62B35" w14:textId="77777777" w:rsidR="00FF4482" w:rsidRPr="009753EE" w:rsidRDefault="00FF4482" w:rsidP="00B41242">
            <w:pPr>
              <w:pStyle w:val="Podnaslov02"/>
              <w:spacing w:after="0"/>
              <w:jc w:val="center"/>
              <w:rPr>
                <w:rFonts w:cs="Arial"/>
                <w:sz w:val="24"/>
                <w:szCs w:val="24"/>
              </w:rPr>
            </w:pPr>
            <w:r w:rsidRPr="00DB29F9">
              <w:rPr>
                <w:rFonts w:cs="Arial"/>
                <w:i/>
                <w:sz w:val="24"/>
                <w:szCs w:val="24"/>
              </w:rPr>
              <w:t>id</w:t>
            </w:r>
          </w:p>
        </w:tc>
      </w:tr>
    </w:tbl>
    <w:p w14:paraId="0C8FE7CE" w14:textId="77777777" w:rsidR="001B7A24" w:rsidRDefault="001B7A24" w:rsidP="00C52EBF">
      <w:pPr>
        <w:ind w:firstLine="0"/>
        <w:rPr>
          <w:lang w:val="sr-Cyrl-BA"/>
        </w:rPr>
      </w:pPr>
    </w:p>
    <w:p w14:paraId="067E1220" w14:textId="239BBB35" w:rsidR="001B7A24" w:rsidRDefault="008851CA" w:rsidP="001B7A24">
      <w:pPr>
        <w:pStyle w:val="Heading4"/>
        <w:rPr>
          <w:b w:val="0"/>
          <w:lang w:val="sr-Cyrl-BA"/>
        </w:rPr>
      </w:pPr>
      <w:r>
        <w:rPr>
          <w:b w:val="0"/>
          <w:lang w:val="sr-Cyrl-BA"/>
        </w:rPr>
        <w:t xml:space="preserve">Табела </w:t>
      </w:r>
      <w:r w:rsidRPr="008851CA">
        <w:rPr>
          <w:b w:val="0"/>
          <w:i/>
          <w:lang w:val="en-US"/>
        </w:rPr>
        <w:t>Sensor</w:t>
      </w:r>
      <w:r>
        <w:rPr>
          <w:b w:val="0"/>
          <w:i/>
          <w:lang w:val="sr-Cyrl-BA"/>
        </w:rPr>
        <w:t>_</w:t>
      </w:r>
      <w:r w:rsidRPr="008851CA">
        <w:rPr>
          <w:b w:val="0"/>
          <w:i/>
          <w:lang w:val="en-US"/>
        </w:rPr>
        <w:t>Type</w:t>
      </w:r>
    </w:p>
    <w:p w14:paraId="482794BC" w14:textId="00BDDB9C" w:rsidR="001B7A24" w:rsidRDefault="008851CA" w:rsidP="001B7A24">
      <w:pPr>
        <w:rPr>
          <w:lang w:val="sr-Cyrl-BA"/>
        </w:rPr>
      </w:pPr>
      <w:r>
        <w:rPr>
          <w:lang w:val="sr-Cyrl-BA"/>
        </w:rPr>
        <w:t>Шема релације т</w:t>
      </w:r>
      <w:r w:rsidR="001B7A24">
        <w:rPr>
          <w:lang w:val="sr-Cyrl-BA"/>
        </w:rPr>
        <w:t xml:space="preserve">ип сензора </w:t>
      </w:r>
      <w:r>
        <w:rPr>
          <w:lang w:val="sr-Cyrl-BA"/>
        </w:rPr>
        <w:t xml:space="preserve">(енг. </w:t>
      </w:r>
      <w:r w:rsidRPr="008851CA">
        <w:rPr>
          <w:i/>
          <w:lang w:val="en-US"/>
        </w:rPr>
        <w:t>sensor type</w:t>
      </w:r>
      <w:r>
        <w:rPr>
          <w:lang w:val="sr-Cyrl-BA"/>
        </w:rPr>
        <w:t>)</w:t>
      </w:r>
      <w:r>
        <w:rPr>
          <w:lang w:val="en-US"/>
        </w:rPr>
        <w:t xml:space="preserve"> </w:t>
      </w:r>
      <w:r w:rsidR="001B7A24">
        <w:rPr>
          <w:lang w:val="sr-Cyrl-BA"/>
        </w:rPr>
        <w:t>садржи основне податке о типу сензора.</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1"/>
        <w:gridCol w:w="2471"/>
        <w:gridCol w:w="1196"/>
        <w:gridCol w:w="4050"/>
      </w:tblGrid>
      <w:tr w:rsidR="001B7A24" w:rsidRPr="009753EE" w14:paraId="232A2984" w14:textId="77777777" w:rsidTr="00B41242">
        <w:trPr>
          <w:trHeight w:val="216"/>
          <w:jc w:val="center"/>
        </w:trPr>
        <w:tc>
          <w:tcPr>
            <w:tcW w:w="10188" w:type="dxa"/>
            <w:gridSpan w:val="4"/>
            <w:shd w:val="clear" w:color="auto" w:fill="BFBFBF"/>
          </w:tcPr>
          <w:p w14:paraId="0D2AF926" w14:textId="77777777" w:rsidR="001B7A24" w:rsidRPr="009753EE" w:rsidRDefault="001B7A24" w:rsidP="00B41242">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1B7A24" w:rsidRPr="009753EE" w14:paraId="21A3DF5A" w14:textId="77777777" w:rsidTr="00B41242">
        <w:trPr>
          <w:trHeight w:val="216"/>
          <w:jc w:val="center"/>
        </w:trPr>
        <w:tc>
          <w:tcPr>
            <w:tcW w:w="2471" w:type="dxa"/>
            <w:shd w:val="clear" w:color="auto" w:fill="D9D9D9"/>
          </w:tcPr>
          <w:p w14:paraId="1D561606"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Назив колоне</w:t>
            </w:r>
          </w:p>
        </w:tc>
        <w:tc>
          <w:tcPr>
            <w:tcW w:w="2471" w:type="dxa"/>
            <w:shd w:val="clear" w:color="auto" w:fill="D9D9D9"/>
          </w:tcPr>
          <w:p w14:paraId="7A6A033B"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Тип података</w:t>
            </w:r>
          </w:p>
        </w:tc>
        <w:tc>
          <w:tcPr>
            <w:tcW w:w="1196" w:type="dxa"/>
            <w:shd w:val="clear" w:color="auto" w:fill="D9D9D9"/>
          </w:tcPr>
          <w:p w14:paraId="7303FC04" w14:textId="77777777" w:rsidR="001B7A24" w:rsidRPr="0031221D" w:rsidRDefault="001B7A24" w:rsidP="00B41242">
            <w:pPr>
              <w:pStyle w:val="Podnaslov02"/>
              <w:spacing w:after="0"/>
              <w:jc w:val="center"/>
              <w:rPr>
                <w:rFonts w:cs="Arial"/>
                <w:b/>
                <w:i/>
                <w:sz w:val="24"/>
                <w:szCs w:val="24"/>
              </w:rPr>
            </w:pPr>
            <w:r w:rsidRPr="0031221D">
              <w:rPr>
                <w:rFonts w:cs="Arial"/>
                <w:b/>
                <w:i/>
                <w:sz w:val="24"/>
                <w:szCs w:val="24"/>
              </w:rPr>
              <w:t>Nullable</w:t>
            </w:r>
          </w:p>
        </w:tc>
        <w:tc>
          <w:tcPr>
            <w:tcW w:w="4050" w:type="dxa"/>
            <w:shd w:val="clear" w:color="auto" w:fill="D9D9D9"/>
          </w:tcPr>
          <w:p w14:paraId="56B4CC2A"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Опис колоне</w:t>
            </w:r>
          </w:p>
        </w:tc>
      </w:tr>
      <w:tr w:rsidR="001B7A24" w:rsidRPr="0031221D" w14:paraId="278473DA" w14:textId="77777777" w:rsidTr="00B41242">
        <w:trPr>
          <w:trHeight w:val="216"/>
          <w:jc w:val="center"/>
        </w:trPr>
        <w:tc>
          <w:tcPr>
            <w:tcW w:w="2471" w:type="dxa"/>
            <w:shd w:val="clear" w:color="auto" w:fill="auto"/>
          </w:tcPr>
          <w:p w14:paraId="5B9080B5" w14:textId="77777777" w:rsidR="001B7A24" w:rsidRPr="0031221D" w:rsidRDefault="001B7A24" w:rsidP="00B41242">
            <w:pPr>
              <w:pStyle w:val="Podnaslov02"/>
              <w:spacing w:after="0"/>
              <w:jc w:val="center"/>
              <w:rPr>
                <w:rFonts w:cs="Arial"/>
                <w:i/>
                <w:sz w:val="24"/>
                <w:szCs w:val="24"/>
              </w:rPr>
            </w:pPr>
            <w:r w:rsidRPr="00FF4482">
              <w:rPr>
                <w:rFonts w:cs="Arial"/>
                <w:i/>
                <w:sz w:val="24"/>
                <w:szCs w:val="24"/>
              </w:rPr>
              <w:t>id</w:t>
            </w:r>
          </w:p>
        </w:tc>
        <w:tc>
          <w:tcPr>
            <w:tcW w:w="2471" w:type="dxa"/>
            <w:shd w:val="clear" w:color="auto" w:fill="auto"/>
          </w:tcPr>
          <w:p w14:paraId="6C439C7B" w14:textId="77777777" w:rsidR="001B7A24" w:rsidRPr="00FF4482" w:rsidRDefault="001B7A24" w:rsidP="00B41242">
            <w:pPr>
              <w:pStyle w:val="Podnaslov02"/>
              <w:spacing w:after="0"/>
              <w:jc w:val="center"/>
              <w:rPr>
                <w:rFonts w:cs="Arial"/>
                <w:i/>
                <w:sz w:val="24"/>
                <w:szCs w:val="24"/>
              </w:rPr>
            </w:pPr>
            <w:r>
              <w:rPr>
                <w:rFonts w:cs="Arial"/>
                <w:i/>
                <w:sz w:val="24"/>
                <w:szCs w:val="24"/>
              </w:rPr>
              <w:t>BIGSERIAL</w:t>
            </w:r>
          </w:p>
        </w:tc>
        <w:tc>
          <w:tcPr>
            <w:tcW w:w="1196" w:type="dxa"/>
            <w:shd w:val="clear" w:color="auto" w:fill="auto"/>
          </w:tcPr>
          <w:p w14:paraId="13F274E6" w14:textId="77777777" w:rsidR="001B7A24" w:rsidRPr="00FF4482"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6FBF4EE2" w14:textId="77777777" w:rsidR="001B7A24" w:rsidRPr="0031221D" w:rsidRDefault="001B7A24" w:rsidP="00B41242">
            <w:pPr>
              <w:pStyle w:val="Podnaslov02"/>
              <w:spacing w:after="0"/>
              <w:jc w:val="center"/>
              <w:rPr>
                <w:rFonts w:cs="Arial"/>
                <w:sz w:val="24"/>
                <w:szCs w:val="24"/>
                <w:lang w:val="sr-Cyrl-BA"/>
              </w:rPr>
            </w:pPr>
            <w:r>
              <w:rPr>
                <w:rFonts w:cs="Arial"/>
                <w:sz w:val="24"/>
                <w:szCs w:val="24"/>
                <w:lang w:val="sr-Cyrl-BA"/>
              </w:rPr>
              <w:t>Јединствени идентификатор</w:t>
            </w:r>
          </w:p>
        </w:tc>
      </w:tr>
      <w:tr w:rsidR="001B7A24" w:rsidRPr="00FF4482" w14:paraId="548C0E3F" w14:textId="77777777" w:rsidTr="00B41242">
        <w:trPr>
          <w:trHeight w:val="216"/>
          <w:jc w:val="center"/>
        </w:trPr>
        <w:tc>
          <w:tcPr>
            <w:tcW w:w="2471" w:type="dxa"/>
            <w:shd w:val="clear" w:color="auto" w:fill="auto"/>
          </w:tcPr>
          <w:p w14:paraId="286FCE1C" w14:textId="77777777" w:rsidR="001B7A24" w:rsidRPr="001B7A24" w:rsidRDefault="001B7A24" w:rsidP="00B41242">
            <w:pPr>
              <w:pStyle w:val="Podnaslov02"/>
              <w:spacing w:after="0"/>
              <w:jc w:val="center"/>
              <w:rPr>
                <w:rFonts w:cs="Arial"/>
                <w:i/>
                <w:sz w:val="24"/>
                <w:szCs w:val="24"/>
              </w:rPr>
            </w:pPr>
            <w:r>
              <w:rPr>
                <w:rFonts w:cs="Arial"/>
                <w:i/>
                <w:sz w:val="24"/>
                <w:szCs w:val="24"/>
              </w:rPr>
              <w:t>maximal</w:t>
            </w:r>
          </w:p>
        </w:tc>
        <w:tc>
          <w:tcPr>
            <w:tcW w:w="2471" w:type="dxa"/>
            <w:shd w:val="clear" w:color="auto" w:fill="auto"/>
          </w:tcPr>
          <w:p w14:paraId="69BA1C58" w14:textId="77777777" w:rsidR="001B7A24" w:rsidRPr="001B7A24" w:rsidRDefault="001B7A24" w:rsidP="00B41242">
            <w:pPr>
              <w:pStyle w:val="Podnaslov02"/>
              <w:spacing w:after="0"/>
              <w:jc w:val="center"/>
              <w:rPr>
                <w:rFonts w:cs="Arial"/>
                <w:i/>
                <w:sz w:val="24"/>
                <w:szCs w:val="24"/>
              </w:rPr>
            </w:pPr>
            <w:r>
              <w:rPr>
                <w:rFonts w:cs="Arial"/>
                <w:i/>
                <w:sz w:val="24"/>
                <w:szCs w:val="24"/>
              </w:rPr>
              <w:t>FLOAT(53)</w:t>
            </w:r>
          </w:p>
        </w:tc>
        <w:tc>
          <w:tcPr>
            <w:tcW w:w="1196" w:type="dxa"/>
            <w:shd w:val="clear" w:color="auto" w:fill="auto"/>
          </w:tcPr>
          <w:p w14:paraId="024074C0" w14:textId="77777777" w:rsidR="001B7A24" w:rsidRPr="001B7A24"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26E8674A" w14:textId="77777777" w:rsidR="001B7A24" w:rsidRPr="00FF4482" w:rsidRDefault="001B7A24" w:rsidP="00B41242">
            <w:pPr>
              <w:pStyle w:val="Podnaslov02"/>
              <w:spacing w:after="0"/>
              <w:jc w:val="center"/>
              <w:rPr>
                <w:rFonts w:cs="Arial"/>
                <w:sz w:val="24"/>
                <w:szCs w:val="24"/>
                <w:lang w:val="sr-Cyrl-BA"/>
              </w:rPr>
            </w:pPr>
            <w:r>
              <w:rPr>
                <w:rFonts w:cs="Arial"/>
                <w:sz w:val="24"/>
                <w:szCs w:val="24"/>
                <w:lang w:val="sr-Cyrl-BA"/>
              </w:rPr>
              <w:t>Максимална сигурна вриједност</w:t>
            </w:r>
          </w:p>
        </w:tc>
      </w:tr>
      <w:tr w:rsidR="001B7A24" w:rsidRPr="00394937" w14:paraId="02F5D9DE" w14:textId="77777777" w:rsidTr="00B41242">
        <w:trPr>
          <w:trHeight w:val="216"/>
          <w:jc w:val="center"/>
        </w:trPr>
        <w:tc>
          <w:tcPr>
            <w:tcW w:w="2471" w:type="dxa"/>
            <w:shd w:val="clear" w:color="auto" w:fill="auto"/>
          </w:tcPr>
          <w:p w14:paraId="7F637086" w14:textId="77777777" w:rsidR="001B7A24" w:rsidRPr="001B7A24" w:rsidRDefault="001B7A24" w:rsidP="001B7A24">
            <w:pPr>
              <w:pStyle w:val="Podnaslov02"/>
              <w:spacing w:after="0"/>
              <w:jc w:val="center"/>
              <w:rPr>
                <w:rFonts w:cs="Arial"/>
                <w:i/>
                <w:sz w:val="24"/>
                <w:szCs w:val="24"/>
              </w:rPr>
            </w:pPr>
            <w:r>
              <w:rPr>
                <w:rFonts w:cs="Arial"/>
                <w:i/>
                <w:sz w:val="24"/>
                <w:szCs w:val="24"/>
              </w:rPr>
              <w:t>minimal</w:t>
            </w:r>
          </w:p>
        </w:tc>
        <w:tc>
          <w:tcPr>
            <w:tcW w:w="2471" w:type="dxa"/>
            <w:shd w:val="clear" w:color="auto" w:fill="auto"/>
          </w:tcPr>
          <w:p w14:paraId="5191F6E9" w14:textId="77777777" w:rsidR="001B7A24" w:rsidRPr="00FF4482" w:rsidRDefault="001B7A24" w:rsidP="00B41242">
            <w:pPr>
              <w:pStyle w:val="Podnaslov02"/>
              <w:spacing w:after="0"/>
              <w:jc w:val="center"/>
              <w:rPr>
                <w:rFonts w:cs="Arial"/>
                <w:i/>
                <w:sz w:val="24"/>
                <w:szCs w:val="24"/>
              </w:rPr>
            </w:pPr>
            <w:r>
              <w:rPr>
                <w:rFonts w:cs="Arial"/>
                <w:i/>
                <w:sz w:val="24"/>
                <w:szCs w:val="24"/>
              </w:rPr>
              <w:t>FLOAT(53)</w:t>
            </w:r>
          </w:p>
        </w:tc>
        <w:tc>
          <w:tcPr>
            <w:tcW w:w="1196" w:type="dxa"/>
            <w:shd w:val="clear" w:color="auto" w:fill="auto"/>
          </w:tcPr>
          <w:p w14:paraId="0A41C0F0" w14:textId="77777777" w:rsidR="001B7A24" w:rsidRPr="0031221D"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6F37FF41" w14:textId="77777777" w:rsidR="001B7A24" w:rsidRPr="00394937" w:rsidRDefault="001B7A24" w:rsidP="00B41242">
            <w:pPr>
              <w:pStyle w:val="Podnaslov02"/>
              <w:spacing w:after="0"/>
              <w:jc w:val="center"/>
              <w:rPr>
                <w:rFonts w:cs="Arial"/>
                <w:sz w:val="24"/>
                <w:szCs w:val="24"/>
                <w:lang w:val="sr-Cyrl-BA"/>
              </w:rPr>
            </w:pPr>
            <w:r>
              <w:rPr>
                <w:rFonts w:cs="Arial"/>
                <w:sz w:val="24"/>
                <w:szCs w:val="24"/>
                <w:lang w:val="sr-Cyrl-BA"/>
              </w:rPr>
              <w:t>Минимална сигурна вриједност</w:t>
            </w:r>
          </w:p>
        </w:tc>
      </w:tr>
      <w:tr w:rsidR="001B7A24" w:rsidRPr="00394937" w14:paraId="5E79B79D" w14:textId="77777777" w:rsidTr="00B41242">
        <w:trPr>
          <w:trHeight w:val="216"/>
          <w:jc w:val="center"/>
        </w:trPr>
        <w:tc>
          <w:tcPr>
            <w:tcW w:w="2471" w:type="dxa"/>
            <w:shd w:val="clear" w:color="auto" w:fill="auto"/>
          </w:tcPr>
          <w:p w14:paraId="7602B921" w14:textId="77777777" w:rsidR="001B7A24" w:rsidRDefault="001B7A24" w:rsidP="001B7A24">
            <w:pPr>
              <w:pStyle w:val="Podnaslov02"/>
              <w:spacing w:after="0"/>
              <w:jc w:val="center"/>
              <w:rPr>
                <w:rFonts w:cs="Arial"/>
                <w:i/>
                <w:sz w:val="24"/>
                <w:szCs w:val="24"/>
              </w:rPr>
            </w:pPr>
            <w:r>
              <w:rPr>
                <w:rFonts w:cs="Arial"/>
                <w:i/>
                <w:sz w:val="24"/>
                <w:szCs w:val="24"/>
              </w:rPr>
              <w:t>name</w:t>
            </w:r>
          </w:p>
        </w:tc>
        <w:tc>
          <w:tcPr>
            <w:tcW w:w="2471" w:type="dxa"/>
            <w:shd w:val="clear" w:color="auto" w:fill="auto"/>
          </w:tcPr>
          <w:p w14:paraId="62055BF6" w14:textId="77777777" w:rsidR="001B7A24" w:rsidRPr="00FF4482" w:rsidRDefault="001B7A24" w:rsidP="00B41242">
            <w:pPr>
              <w:pStyle w:val="Podnaslov02"/>
              <w:spacing w:after="0"/>
              <w:jc w:val="center"/>
              <w:rPr>
                <w:rFonts w:cs="Arial"/>
                <w:i/>
                <w:sz w:val="24"/>
                <w:szCs w:val="24"/>
              </w:rPr>
            </w:pPr>
            <w:r>
              <w:rPr>
                <w:rFonts w:cs="Arial"/>
                <w:i/>
                <w:sz w:val="24"/>
                <w:szCs w:val="24"/>
              </w:rPr>
              <w:t>SMALLINT</w:t>
            </w:r>
          </w:p>
        </w:tc>
        <w:tc>
          <w:tcPr>
            <w:tcW w:w="1196" w:type="dxa"/>
            <w:shd w:val="clear" w:color="auto" w:fill="auto"/>
          </w:tcPr>
          <w:p w14:paraId="390F1519" w14:textId="77777777" w:rsidR="001B7A24"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53EDD000" w14:textId="77777777" w:rsidR="001B7A24" w:rsidRPr="00394937" w:rsidRDefault="001B7A24" w:rsidP="00B41242">
            <w:pPr>
              <w:pStyle w:val="Podnaslov02"/>
              <w:spacing w:after="0"/>
              <w:jc w:val="center"/>
              <w:rPr>
                <w:rFonts w:cs="Arial"/>
                <w:sz w:val="24"/>
                <w:szCs w:val="24"/>
                <w:lang w:val="sr-Cyrl-BA"/>
              </w:rPr>
            </w:pPr>
            <w:r>
              <w:rPr>
                <w:rFonts w:cs="Arial"/>
                <w:sz w:val="24"/>
                <w:szCs w:val="24"/>
                <w:lang w:val="sr-Cyrl-BA"/>
              </w:rPr>
              <w:t>Назив типа сензора</w:t>
            </w:r>
          </w:p>
        </w:tc>
      </w:tr>
      <w:tr w:rsidR="001B7A24" w:rsidRPr="00394937" w14:paraId="70F44574" w14:textId="77777777" w:rsidTr="00B41242">
        <w:trPr>
          <w:trHeight w:val="216"/>
          <w:jc w:val="center"/>
        </w:trPr>
        <w:tc>
          <w:tcPr>
            <w:tcW w:w="2471" w:type="dxa"/>
            <w:shd w:val="clear" w:color="auto" w:fill="auto"/>
          </w:tcPr>
          <w:p w14:paraId="678DF974" w14:textId="77777777" w:rsidR="001B7A24" w:rsidRDefault="001B7A24" w:rsidP="001B7A24">
            <w:pPr>
              <w:pStyle w:val="Podnaslov02"/>
              <w:spacing w:after="0"/>
              <w:jc w:val="center"/>
              <w:rPr>
                <w:rFonts w:cs="Arial"/>
                <w:i/>
                <w:sz w:val="24"/>
                <w:szCs w:val="24"/>
              </w:rPr>
            </w:pPr>
            <w:r>
              <w:rPr>
                <w:rFonts w:cs="Arial"/>
                <w:i/>
                <w:sz w:val="24"/>
                <w:szCs w:val="24"/>
              </w:rPr>
              <w:t>optimal</w:t>
            </w:r>
          </w:p>
        </w:tc>
        <w:tc>
          <w:tcPr>
            <w:tcW w:w="2471" w:type="dxa"/>
            <w:shd w:val="clear" w:color="auto" w:fill="auto"/>
          </w:tcPr>
          <w:p w14:paraId="5ED53EF4" w14:textId="77777777" w:rsidR="001B7A24" w:rsidRPr="00FF4482" w:rsidRDefault="001B7A24" w:rsidP="00B41242">
            <w:pPr>
              <w:pStyle w:val="Podnaslov02"/>
              <w:spacing w:after="0"/>
              <w:jc w:val="center"/>
              <w:rPr>
                <w:rFonts w:cs="Arial"/>
                <w:i/>
                <w:sz w:val="24"/>
                <w:szCs w:val="24"/>
              </w:rPr>
            </w:pPr>
            <w:r>
              <w:rPr>
                <w:rFonts w:cs="Arial"/>
                <w:i/>
                <w:sz w:val="24"/>
                <w:szCs w:val="24"/>
              </w:rPr>
              <w:t>FLOAT(53)</w:t>
            </w:r>
          </w:p>
        </w:tc>
        <w:tc>
          <w:tcPr>
            <w:tcW w:w="1196" w:type="dxa"/>
            <w:shd w:val="clear" w:color="auto" w:fill="auto"/>
          </w:tcPr>
          <w:p w14:paraId="60136612" w14:textId="77777777" w:rsidR="001B7A24" w:rsidRPr="0031221D"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4ED7938A" w14:textId="77777777" w:rsidR="001B7A24" w:rsidRPr="00394937" w:rsidRDefault="001B7A24" w:rsidP="00B41242">
            <w:pPr>
              <w:pStyle w:val="Podnaslov02"/>
              <w:spacing w:after="0"/>
              <w:jc w:val="center"/>
              <w:rPr>
                <w:rFonts w:cs="Arial"/>
                <w:sz w:val="24"/>
                <w:szCs w:val="24"/>
                <w:lang w:val="sr-Cyrl-BA"/>
              </w:rPr>
            </w:pPr>
            <w:r>
              <w:rPr>
                <w:rFonts w:cs="Arial"/>
                <w:sz w:val="24"/>
                <w:szCs w:val="24"/>
                <w:lang w:val="sr-Cyrl-BA"/>
              </w:rPr>
              <w:t>Оптимална вриједност</w:t>
            </w:r>
          </w:p>
        </w:tc>
      </w:tr>
    </w:tbl>
    <w:p w14:paraId="41004F19" w14:textId="77777777" w:rsidR="001B7A24" w:rsidRDefault="001B7A24" w:rsidP="001B7A24">
      <w:pPr>
        <w:rPr>
          <w:lang w:val="sr-Cyrl-BA"/>
        </w:rPr>
      </w:pP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5261"/>
      </w:tblGrid>
      <w:tr w:rsidR="001B7A24" w:rsidRPr="009753EE" w14:paraId="191D3282" w14:textId="77777777" w:rsidTr="00B41242">
        <w:trPr>
          <w:jc w:val="center"/>
        </w:trPr>
        <w:tc>
          <w:tcPr>
            <w:tcW w:w="10188" w:type="dxa"/>
            <w:gridSpan w:val="2"/>
            <w:shd w:val="clear" w:color="auto" w:fill="BFBFBF"/>
          </w:tcPr>
          <w:p w14:paraId="1F2CA1C0"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Ограничење примарног кључа</w:t>
            </w:r>
          </w:p>
        </w:tc>
      </w:tr>
      <w:tr w:rsidR="001B7A24" w:rsidRPr="009753EE" w14:paraId="556CD3B0" w14:textId="77777777" w:rsidTr="00B41242">
        <w:trPr>
          <w:jc w:val="center"/>
        </w:trPr>
        <w:tc>
          <w:tcPr>
            <w:tcW w:w="4927" w:type="dxa"/>
            <w:shd w:val="clear" w:color="auto" w:fill="D9D9D9"/>
          </w:tcPr>
          <w:p w14:paraId="39051FB9"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Назив ограничења</w:t>
            </w:r>
          </w:p>
        </w:tc>
        <w:tc>
          <w:tcPr>
            <w:tcW w:w="5261" w:type="dxa"/>
            <w:shd w:val="clear" w:color="auto" w:fill="D9D9D9"/>
          </w:tcPr>
          <w:p w14:paraId="54C7708A"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Колоне</w:t>
            </w:r>
          </w:p>
        </w:tc>
      </w:tr>
      <w:tr w:rsidR="001B7A24" w:rsidRPr="00394937" w14:paraId="56F65ED3" w14:textId="77777777" w:rsidTr="00B41242">
        <w:trPr>
          <w:jc w:val="center"/>
        </w:trPr>
        <w:tc>
          <w:tcPr>
            <w:tcW w:w="4927" w:type="dxa"/>
            <w:shd w:val="clear" w:color="auto" w:fill="auto"/>
          </w:tcPr>
          <w:p w14:paraId="2B3754CF" w14:textId="77777777" w:rsidR="001B7A24" w:rsidRPr="00394937" w:rsidRDefault="001B7A24" w:rsidP="00B41242">
            <w:pPr>
              <w:pStyle w:val="NormalWeb"/>
              <w:jc w:val="center"/>
              <w:rPr>
                <w:rFonts w:ascii="Arial" w:eastAsia="Calibri" w:hAnsi="Arial" w:cs="Arial"/>
                <w:lang w:val="sr-Cyrl-BA"/>
              </w:rPr>
            </w:pPr>
            <w:r w:rsidRPr="00394937">
              <w:rPr>
                <w:rFonts w:ascii="Arial" w:eastAsia="Calibri" w:hAnsi="Arial" w:cs="Arial"/>
                <w:i/>
              </w:rPr>
              <w:t>PK</w:t>
            </w:r>
            <w:r w:rsidRPr="009753EE">
              <w:rPr>
                <w:rFonts w:ascii="Arial" w:eastAsia="Calibri" w:hAnsi="Arial" w:cs="Arial"/>
              </w:rPr>
              <w:t>_</w:t>
            </w:r>
            <w:r>
              <w:rPr>
                <w:rFonts w:ascii="Arial" w:eastAsia="Calibri" w:hAnsi="Arial" w:cs="Arial"/>
                <w:lang w:val="sr-Cyrl-BA"/>
              </w:rPr>
              <w:t>ТИП_СЕНЗОРА</w:t>
            </w:r>
          </w:p>
        </w:tc>
        <w:tc>
          <w:tcPr>
            <w:tcW w:w="5261" w:type="dxa"/>
            <w:shd w:val="clear" w:color="auto" w:fill="auto"/>
          </w:tcPr>
          <w:p w14:paraId="17A02AB9" w14:textId="77777777" w:rsidR="001B7A24" w:rsidRPr="00394937" w:rsidRDefault="001B7A24" w:rsidP="00B41242">
            <w:pPr>
              <w:pStyle w:val="Podnaslov02"/>
              <w:spacing w:after="0"/>
              <w:jc w:val="center"/>
              <w:rPr>
                <w:rFonts w:cs="Arial"/>
                <w:sz w:val="24"/>
                <w:szCs w:val="24"/>
                <w:lang w:val="sr-Cyrl-BA"/>
              </w:rPr>
            </w:pPr>
            <w:r w:rsidRPr="00FF4482">
              <w:rPr>
                <w:rFonts w:cs="Arial"/>
                <w:i/>
                <w:sz w:val="24"/>
                <w:szCs w:val="24"/>
              </w:rPr>
              <w:t>id</w:t>
            </w:r>
          </w:p>
        </w:tc>
      </w:tr>
    </w:tbl>
    <w:p w14:paraId="2019A127" w14:textId="56F89EB3" w:rsidR="001B7A24" w:rsidRDefault="008851CA" w:rsidP="001B7A24">
      <w:pPr>
        <w:pStyle w:val="Heading4"/>
        <w:rPr>
          <w:b w:val="0"/>
          <w:lang w:val="sr-Cyrl-BA"/>
        </w:rPr>
      </w:pPr>
      <w:r>
        <w:rPr>
          <w:b w:val="0"/>
          <w:lang w:val="sr-Cyrl-BA"/>
        </w:rPr>
        <w:t xml:space="preserve">Табела </w:t>
      </w:r>
      <w:r w:rsidRPr="008851CA">
        <w:rPr>
          <w:b w:val="0"/>
          <w:i/>
          <w:lang w:val="en-US"/>
        </w:rPr>
        <w:t>Installation</w:t>
      </w:r>
    </w:p>
    <w:p w14:paraId="28DA21F1" w14:textId="15891929" w:rsidR="001B7A24" w:rsidRPr="008851CA" w:rsidRDefault="008851CA" w:rsidP="001B7A24">
      <w:pPr>
        <w:rPr>
          <w:lang w:val="en-US"/>
        </w:rPr>
      </w:pPr>
      <w:r>
        <w:rPr>
          <w:lang w:val="sr-Cyrl-BA"/>
        </w:rPr>
        <w:t>Шема релације и</w:t>
      </w:r>
      <w:r w:rsidR="001B7A24">
        <w:rPr>
          <w:lang w:val="sr-Cyrl-BA"/>
        </w:rPr>
        <w:t xml:space="preserve">нсталација </w:t>
      </w:r>
      <w:r>
        <w:rPr>
          <w:lang w:val="sr-Cyrl-BA"/>
        </w:rPr>
        <w:t xml:space="preserve">(енг. </w:t>
      </w:r>
      <w:r w:rsidRPr="008851CA">
        <w:rPr>
          <w:i/>
          <w:lang w:val="en-US"/>
        </w:rPr>
        <w:t>Installation</w:t>
      </w:r>
      <w:r>
        <w:rPr>
          <w:i/>
          <w:lang w:val="sr-Cyrl-BA"/>
        </w:rPr>
        <w:t>)</w:t>
      </w:r>
      <w:r>
        <w:rPr>
          <w:lang w:val="en-US"/>
        </w:rPr>
        <w:t xml:space="preserve"> </w:t>
      </w:r>
      <w:r w:rsidR="001B7A24">
        <w:rPr>
          <w:lang w:val="sr-Cyrl-BA"/>
        </w:rPr>
        <w:t>садржи основне податке о инсталацији одређеног сензора.</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1"/>
        <w:gridCol w:w="2471"/>
        <w:gridCol w:w="1196"/>
        <w:gridCol w:w="4050"/>
      </w:tblGrid>
      <w:tr w:rsidR="001B7A24" w:rsidRPr="009753EE" w14:paraId="6772E1FB" w14:textId="77777777" w:rsidTr="00B41242">
        <w:trPr>
          <w:trHeight w:val="216"/>
          <w:jc w:val="center"/>
        </w:trPr>
        <w:tc>
          <w:tcPr>
            <w:tcW w:w="10188" w:type="dxa"/>
            <w:gridSpan w:val="4"/>
            <w:shd w:val="clear" w:color="auto" w:fill="BFBFBF"/>
          </w:tcPr>
          <w:p w14:paraId="5F619CF6" w14:textId="77777777" w:rsidR="001B7A24" w:rsidRPr="009753EE" w:rsidRDefault="001B7A24" w:rsidP="00B41242">
            <w:pPr>
              <w:pStyle w:val="Podnaslov02"/>
              <w:spacing w:after="0"/>
              <w:jc w:val="center"/>
              <w:rPr>
                <w:rFonts w:cs="Arial"/>
                <w:b/>
                <w:color w:val="000000"/>
                <w:sz w:val="24"/>
                <w:szCs w:val="24"/>
              </w:rPr>
            </w:pPr>
            <w:r w:rsidRPr="009753EE">
              <w:rPr>
                <w:rFonts w:cs="Arial"/>
                <w:b/>
                <w:color w:val="000000"/>
                <w:sz w:val="24"/>
                <w:szCs w:val="24"/>
              </w:rPr>
              <w:t>Колоне у табели</w:t>
            </w:r>
          </w:p>
        </w:tc>
      </w:tr>
      <w:tr w:rsidR="001B7A24" w:rsidRPr="009753EE" w14:paraId="068E3967" w14:textId="77777777" w:rsidTr="00B41242">
        <w:trPr>
          <w:trHeight w:val="216"/>
          <w:jc w:val="center"/>
        </w:trPr>
        <w:tc>
          <w:tcPr>
            <w:tcW w:w="2471" w:type="dxa"/>
            <w:shd w:val="clear" w:color="auto" w:fill="D9D9D9"/>
          </w:tcPr>
          <w:p w14:paraId="3DE23D3A"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Назив колоне</w:t>
            </w:r>
          </w:p>
        </w:tc>
        <w:tc>
          <w:tcPr>
            <w:tcW w:w="2471" w:type="dxa"/>
            <w:shd w:val="clear" w:color="auto" w:fill="D9D9D9"/>
          </w:tcPr>
          <w:p w14:paraId="1C19B928"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Тип података</w:t>
            </w:r>
          </w:p>
        </w:tc>
        <w:tc>
          <w:tcPr>
            <w:tcW w:w="1196" w:type="dxa"/>
            <w:shd w:val="clear" w:color="auto" w:fill="D9D9D9"/>
          </w:tcPr>
          <w:p w14:paraId="5AD1BFFE" w14:textId="77777777" w:rsidR="001B7A24" w:rsidRPr="0031221D" w:rsidRDefault="001B7A24" w:rsidP="00B41242">
            <w:pPr>
              <w:pStyle w:val="Podnaslov02"/>
              <w:spacing w:after="0"/>
              <w:jc w:val="center"/>
              <w:rPr>
                <w:rFonts w:cs="Arial"/>
                <w:b/>
                <w:i/>
                <w:sz w:val="24"/>
                <w:szCs w:val="24"/>
              </w:rPr>
            </w:pPr>
            <w:r w:rsidRPr="0031221D">
              <w:rPr>
                <w:rFonts w:cs="Arial"/>
                <w:b/>
                <w:i/>
                <w:sz w:val="24"/>
                <w:szCs w:val="24"/>
              </w:rPr>
              <w:t>Nullable</w:t>
            </w:r>
          </w:p>
        </w:tc>
        <w:tc>
          <w:tcPr>
            <w:tcW w:w="4050" w:type="dxa"/>
            <w:shd w:val="clear" w:color="auto" w:fill="D9D9D9"/>
          </w:tcPr>
          <w:p w14:paraId="5F5E39BF" w14:textId="77777777" w:rsidR="001B7A24" w:rsidRPr="009753EE" w:rsidRDefault="001B7A24" w:rsidP="00B41242">
            <w:pPr>
              <w:pStyle w:val="Podnaslov02"/>
              <w:spacing w:after="0"/>
              <w:jc w:val="center"/>
              <w:rPr>
                <w:rFonts w:cs="Arial"/>
                <w:b/>
                <w:sz w:val="24"/>
                <w:szCs w:val="24"/>
              </w:rPr>
            </w:pPr>
            <w:r w:rsidRPr="009753EE">
              <w:rPr>
                <w:rFonts w:cs="Arial"/>
                <w:b/>
                <w:sz w:val="24"/>
                <w:szCs w:val="24"/>
              </w:rPr>
              <w:t>Опис колоне</w:t>
            </w:r>
          </w:p>
        </w:tc>
      </w:tr>
      <w:tr w:rsidR="001B7A24" w:rsidRPr="0031221D" w14:paraId="7074729E" w14:textId="77777777" w:rsidTr="00B41242">
        <w:trPr>
          <w:trHeight w:val="216"/>
          <w:jc w:val="center"/>
        </w:trPr>
        <w:tc>
          <w:tcPr>
            <w:tcW w:w="2471" w:type="dxa"/>
            <w:shd w:val="clear" w:color="auto" w:fill="auto"/>
          </w:tcPr>
          <w:p w14:paraId="74C57DB9" w14:textId="77777777" w:rsidR="001B7A24" w:rsidRPr="0031221D" w:rsidRDefault="001B7A24" w:rsidP="00B41242">
            <w:pPr>
              <w:pStyle w:val="Podnaslov02"/>
              <w:spacing w:after="0"/>
              <w:jc w:val="center"/>
              <w:rPr>
                <w:rFonts w:cs="Arial"/>
                <w:i/>
                <w:sz w:val="24"/>
                <w:szCs w:val="24"/>
              </w:rPr>
            </w:pPr>
            <w:r w:rsidRPr="00FF4482">
              <w:rPr>
                <w:rFonts w:cs="Arial"/>
                <w:i/>
                <w:sz w:val="24"/>
                <w:szCs w:val="24"/>
              </w:rPr>
              <w:t>id</w:t>
            </w:r>
          </w:p>
        </w:tc>
        <w:tc>
          <w:tcPr>
            <w:tcW w:w="2471" w:type="dxa"/>
            <w:shd w:val="clear" w:color="auto" w:fill="auto"/>
          </w:tcPr>
          <w:p w14:paraId="787B37E2" w14:textId="77777777" w:rsidR="001B7A24" w:rsidRPr="00FF4482" w:rsidRDefault="001B7A24" w:rsidP="00B41242">
            <w:pPr>
              <w:pStyle w:val="Podnaslov02"/>
              <w:spacing w:after="0"/>
              <w:jc w:val="center"/>
              <w:rPr>
                <w:rFonts w:cs="Arial"/>
                <w:i/>
                <w:sz w:val="24"/>
                <w:szCs w:val="24"/>
              </w:rPr>
            </w:pPr>
            <w:r>
              <w:rPr>
                <w:rFonts w:cs="Arial"/>
                <w:i/>
                <w:sz w:val="24"/>
                <w:szCs w:val="24"/>
              </w:rPr>
              <w:t>BIGSERIAL</w:t>
            </w:r>
          </w:p>
        </w:tc>
        <w:tc>
          <w:tcPr>
            <w:tcW w:w="1196" w:type="dxa"/>
            <w:shd w:val="clear" w:color="auto" w:fill="auto"/>
          </w:tcPr>
          <w:p w14:paraId="32FCA310" w14:textId="77777777" w:rsidR="001B7A24" w:rsidRPr="00FF4482" w:rsidRDefault="001B7A24"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21D22129" w14:textId="77777777" w:rsidR="001B7A24" w:rsidRPr="0031221D" w:rsidRDefault="001B7A24" w:rsidP="00B41242">
            <w:pPr>
              <w:pStyle w:val="Podnaslov02"/>
              <w:spacing w:after="0"/>
              <w:jc w:val="center"/>
              <w:rPr>
                <w:rFonts w:cs="Arial"/>
                <w:sz w:val="24"/>
                <w:szCs w:val="24"/>
                <w:lang w:val="sr-Cyrl-BA"/>
              </w:rPr>
            </w:pPr>
            <w:r>
              <w:rPr>
                <w:rFonts w:cs="Arial"/>
                <w:sz w:val="24"/>
                <w:szCs w:val="24"/>
                <w:lang w:val="sr-Cyrl-BA"/>
              </w:rPr>
              <w:t>Јединствени идентификатор</w:t>
            </w:r>
          </w:p>
        </w:tc>
      </w:tr>
      <w:tr w:rsidR="001B7A24" w:rsidRPr="00FF4482" w14:paraId="333AAB58" w14:textId="77777777" w:rsidTr="00B41242">
        <w:trPr>
          <w:trHeight w:val="216"/>
          <w:jc w:val="center"/>
        </w:trPr>
        <w:tc>
          <w:tcPr>
            <w:tcW w:w="2471" w:type="dxa"/>
            <w:shd w:val="clear" w:color="auto" w:fill="auto"/>
          </w:tcPr>
          <w:p w14:paraId="46942BEC" w14:textId="77777777" w:rsidR="001B7A24" w:rsidRPr="001B7A24" w:rsidRDefault="001B7A24" w:rsidP="00B41242">
            <w:pPr>
              <w:pStyle w:val="Podnaslov02"/>
              <w:spacing w:after="0"/>
              <w:jc w:val="center"/>
              <w:rPr>
                <w:rFonts w:cs="Arial"/>
                <w:i/>
                <w:sz w:val="24"/>
                <w:szCs w:val="24"/>
              </w:rPr>
            </w:pPr>
            <w:r w:rsidRPr="001B7A24">
              <w:rPr>
                <w:rFonts w:cs="Arial"/>
                <w:i/>
                <w:sz w:val="24"/>
                <w:szCs w:val="24"/>
              </w:rPr>
              <w:t>date_of_installation</w:t>
            </w:r>
          </w:p>
        </w:tc>
        <w:tc>
          <w:tcPr>
            <w:tcW w:w="2471" w:type="dxa"/>
            <w:shd w:val="clear" w:color="auto" w:fill="auto"/>
          </w:tcPr>
          <w:p w14:paraId="03CD0C06" w14:textId="77777777" w:rsidR="001B7A24" w:rsidRPr="001B7A24" w:rsidRDefault="001B7A24" w:rsidP="00B41242">
            <w:pPr>
              <w:pStyle w:val="Podnaslov02"/>
              <w:spacing w:after="0"/>
              <w:jc w:val="center"/>
              <w:rPr>
                <w:rFonts w:cs="Arial"/>
                <w:i/>
                <w:sz w:val="24"/>
                <w:szCs w:val="24"/>
              </w:rPr>
            </w:pPr>
            <w:r>
              <w:rPr>
                <w:rFonts w:cs="Arial"/>
                <w:i/>
                <w:sz w:val="24"/>
                <w:szCs w:val="24"/>
              </w:rPr>
              <w:t>TIMESTAMP(6)</w:t>
            </w:r>
          </w:p>
        </w:tc>
        <w:tc>
          <w:tcPr>
            <w:tcW w:w="1196" w:type="dxa"/>
            <w:shd w:val="clear" w:color="auto" w:fill="auto"/>
          </w:tcPr>
          <w:p w14:paraId="5C6D57D5" w14:textId="77777777" w:rsidR="001B7A24" w:rsidRPr="00370EF5"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0F3BC055" w14:textId="77777777" w:rsidR="001B7A24" w:rsidRPr="00FF4482" w:rsidRDefault="00370EF5" w:rsidP="00B41242">
            <w:pPr>
              <w:pStyle w:val="Podnaslov02"/>
              <w:spacing w:after="0"/>
              <w:jc w:val="center"/>
              <w:rPr>
                <w:rFonts w:cs="Arial"/>
                <w:sz w:val="24"/>
                <w:szCs w:val="24"/>
                <w:lang w:val="sr-Cyrl-BA"/>
              </w:rPr>
            </w:pPr>
            <w:r>
              <w:rPr>
                <w:rFonts w:cs="Arial"/>
                <w:sz w:val="24"/>
                <w:szCs w:val="24"/>
                <w:lang w:val="sr-Cyrl-BA"/>
              </w:rPr>
              <w:t>Датум и вријеме инсталације сензора</w:t>
            </w:r>
          </w:p>
        </w:tc>
      </w:tr>
      <w:tr w:rsidR="001B7A24" w:rsidRPr="00394937" w14:paraId="329EEEE9" w14:textId="77777777" w:rsidTr="00B41242">
        <w:trPr>
          <w:trHeight w:val="216"/>
          <w:jc w:val="center"/>
        </w:trPr>
        <w:tc>
          <w:tcPr>
            <w:tcW w:w="2471" w:type="dxa"/>
            <w:shd w:val="clear" w:color="auto" w:fill="auto"/>
          </w:tcPr>
          <w:p w14:paraId="10F508BA" w14:textId="77777777" w:rsidR="001B7A24" w:rsidRPr="001B7A24" w:rsidRDefault="001B7A24" w:rsidP="00B41242">
            <w:pPr>
              <w:pStyle w:val="Podnaslov02"/>
              <w:spacing w:after="0"/>
              <w:jc w:val="center"/>
              <w:rPr>
                <w:rFonts w:cs="Arial"/>
                <w:i/>
                <w:sz w:val="24"/>
                <w:szCs w:val="24"/>
              </w:rPr>
            </w:pPr>
            <w:r w:rsidRPr="001B7A24">
              <w:rPr>
                <w:rFonts w:cs="Arial"/>
                <w:i/>
                <w:sz w:val="24"/>
                <w:szCs w:val="24"/>
              </w:rPr>
              <w:t>date_of_removal</w:t>
            </w:r>
          </w:p>
        </w:tc>
        <w:tc>
          <w:tcPr>
            <w:tcW w:w="2471" w:type="dxa"/>
            <w:shd w:val="clear" w:color="auto" w:fill="auto"/>
          </w:tcPr>
          <w:p w14:paraId="3D245D80" w14:textId="77777777" w:rsidR="001B7A24" w:rsidRPr="00FF4482" w:rsidRDefault="001B7A24" w:rsidP="00B41242">
            <w:pPr>
              <w:pStyle w:val="Podnaslov02"/>
              <w:spacing w:after="0"/>
              <w:jc w:val="center"/>
              <w:rPr>
                <w:rFonts w:cs="Arial"/>
                <w:i/>
                <w:sz w:val="24"/>
                <w:szCs w:val="24"/>
              </w:rPr>
            </w:pPr>
            <w:r>
              <w:rPr>
                <w:rFonts w:cs="Arial"/>
                <w:i/>
                <w:sz w:val="24"/>
                <w:szCs w:val="24"/>
              </w:rPr>
              <w:t>TIMESTAMP(6)</w:t>
            </w:r>
          </w:p>
        </w:tc>
        <w:tc>
          <w:tcPr>
            <w:tcW w:w="1196" w:type="dxa"/>
            <w:shd w:val="clear" w:color="auto" w:fill="auto"/>
          </w:tcPr>
          <w:p w14:paraId="0EB46A72" w14:textId="77777777" w:rsidR="001B7A24" w:rsidRPr="0031221D" w:rsidRDefault="00370EF5" w:rsidP="00B41242">
            <w:pPr>
              <w:pStyle w:val="Podnaslov02"/>
              <w:spacing w:after="0"/>
              <w:jc w:val="center"/>
              <w:rPr>
                <w:rFonts w:cs="Arial"/>
                <w:sz w:val="24"/>
                <w:szCs w:val="24"/>
                <w:lang w:val="sr-Cyrl-BA"/>
              </w:rPr>
            </w:pPr>
            <w:r>
              <w:rPr>
                <w:rFonts w:cs="Arial"/>
                <w:sz w:val="24"/>
                <w:szCs w:val="24"/>
                <w:lang w:val="sr-Cyrl-BA"/>
              </w:rPr>
              <w:t>Да</w:t>
            </w:r>
          </w:p>
        </w:tc>
        <w:tc>
          <w:tcPr>
            <w:tcW w:w="4050" w:type="dxa"/>
            <w:shd w:val="clear" w:color="auto" w:fill="auto"/>
          </w:tcPr>
          <w:p w14:paraId="5EAE966A" w14:textId="77777777" w:rsidR="001B7A24" w:rsidRPr="00394937" w:rsidRDefault="00370EF5" w:rsidP="00370EF5">
            <w:pPr>
              <w:pStyle w:val="Podnaslov02"/>
              <w:spacing w:after="0"/>
              <w:jc w:val="center"/>
              <w:rPr>
                <w:rFonts w:cs="Arial"/>
                <w:sz w:val="24"/>
                <w:szCs w:val="24"/>
                <w:lang w:val="sr-Cyrl-BA"/>
              </w:rPr>
            </w:pPr>
            <w:r>
              <w:rPr>
                <w:rFonts w:cs="Arial"/>
                <w:sz w:val="24"/>
                <w:szCs w:val="24"/>
                <w:lang w:val="sr-Cyrl-BA"/>
              </w:rPr>
              <w:t>Датум и вријеме уклањања сензора</w:t>
            </w:r>
          </w:p>
        </w:tc>
      </w:tr>
      <w:tr w:rsidR="001B7A24" w:rsidRPr="00394937" w14:paraId="3512B32D" w14:textId="77777777" w:rsidTr="00B41242">
        <w:trPr>
          <w:trHeight w:val="216"/>
          <w:jc w:val="center"/>
        </w:trPr>
        <w:tc>
          <w:tcPr>
            <w:tcW w:w="2471" w:type="dxa"/>
            <w:shd w:val="clear" w:color="auto" w:fill="auto"/>
          </w:tcPr>
          <w:p w14:paraId="025C6CA1" w14:textId="77777777" w:rsidR="001B7A24" w:rsidRDefault="001B7A24" w:rsidP="00B41242">
            <w:pPr>
              <w:pStyle w:val="Podnaslov02"/>
              <w:spacing w:after="0"/>
              <w:jc w:val="center"/>
              <w:rPr>
                <w:rFonts w:cs="Arial"/>
                <w:i/>
                <w:sz w:val="24"/>
                <w:szCs w:val="24"/>
              </w:rPr>
            </w:pPr>
            <w:r w:rsidRPr="001B7A24">
              <w:rPr>
                <w:rFonts w:cs="Arial"/>
                <w:i/>
                <w:sz w:val="24"/>
                <w:szCs w:val="24"/>
              </w:rPr>
              <w:t>office_building_id</w:t>
            </w:r>
          </w:p>
        </w:tc>
        <w:tc>
          <w:tcPr>
            <w:tcW w:w="2471" w:type="dxa"/>
            <w:shd w:val="clear" w:color="auto" w:fill="auto"/>
          </w:tcPr>
          <w:p w14:paraId="131D610C" w14:textId="77777777" w:rsidR="001B7A24" w:rsidRPr="00FF4482" w:rsidRDefault="00370EF5" w:rsidP="00B41242">
            <w:pPr>
              <w:pStyle w:val="Podnaslov02"/>
              <w:spacing w:after="0"/>
              <w:jc w:val="center"/>
              <w:rPr>
                <w:rFonts w:cs="Arial"/>
                <w:i/>
                <w:sz w:val="24"/>
                <w:szCs w:val="24"/>
              </w:rPr>
            </w:pPr>
            <w:r>
              <w:rPr>
                <w:rFonts w:cs="Arial"/>
                <w:i/>
                <w:sz w:val="24"/>
                <w:szCs w:val="24"/>
              </w:rPr>
              <w:t>BIGINT</w:t>
            </w:r>
          </w:p>
        </w:tc>
        <w:tc>
          <w:tcPr>
            <w:tcW w:w="1196" w:type="dxa"/>
            <w:shd w:val="clear" w:color="auto" w:fill="auto"/>
          </w:tcPr>
          <w:p w14:paraId="6C5B2258" w14:textId="77777777" w:rsidR="001B7A24"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68B595AF" w14:textId="77777777" w:rsidR="001B7A24" w:rsidRPr="00394937" w:rsidRDefault="00370EF5" w:rsidP="00370EF5">
            <w:pPr>
              <w:pStyle w:val="Podnaslov02"/>
              <w:spacing w:after="0"/>
              <w:jc w:val="center"/>
              <w:rPr>
                <w:rFonts w:cs="Arial"/>
                <w:sz w:val="24"/>
                <w:szCs w:val="24"/>
                <w:lang w:val="sr-Cyrl-BA"/>
              </w:rPr>
            </w:pPr>
            <w:r>
              <w:rPr>
                <w:rFonts w:cs="Arial"/>
                <w:sz w:val="24"/>
                <w:szCs w:val="24"/>
                <w:lang w:val="sr-Cyrl-BA"/>
              </w:rPr>
              <w:t>Јединствени идентификатор зграде у којој је инсталиран сензор</w:t>
            </w:r>
          </w:p>
        </w:tc>
      </w:tr>
      <w:tr w:rsidR="001B7A24" w:rsidRPr="00394937" w14:paraId="53AC23C4" w14:textId="77777777" w:rsidTr="00B41242">
        <w:trPr>
          <w:trHeight w:val="216"/>
          <w:jc w:val="center"/>
        </w:trPr>
        <w:tc>
          <w:tcPr>
            <w:tcW w:w="2471" w:type="dxa"/>
            <w:shd w:val="clear" w:color="auto" w:fill="auto"/>
          </w:tcPr>
          <w:p w14:paraId="4D060941" w14:textId="77777777" w:rsidR="001B7A24" w:rsidRDefault="001B7A24" w:rsidP="00B41242">
            <w:pPr>
              <w:pStyle w:val="Podnaslov02"/>
              <w:spacing w:after="0"/>
              <w:jc w:val="center"/>
              <w:rPr>
                <w:rFonts w:cs="Arial"/>
                <w:i/>
                <w:sz w:val="24"/>
                <w:szCs w:val="24"/>
              </w:rPr>
            </w:pPr>
            <w:r w:rsidRPr="001B7A24">
              <w:rPr>
                <w:rFonts w:cs="Arial"/>
                <w:i/>
                <w:sz w:val="24"/>
                <w:szCs w:val="24"/>
              </w:rPr>
              <w:t>office_office_id</w:t>
            </w:r>
          </w:p>
        </w:tc>
        <w:tc>
          <w:tcPr>
            <w:tcW w:w="2471" w:type="dxa"/>
            <w:shd w:val="clear" w:color="auto" w:fill="auto"/>
          </w:tcPr>
          <w:p w14:paraId="1E0DF242" w14:textId="77777777" w:rsidR="001B7A24" w:rsidRPr="00FF4482" w:rsidRDefault="00370EF5" w:rsidP="00B41242">
            <w:pPr>
              <w:pStyle w:val="Podnaslov02"/>
              <w:spacing w:after="0"/>
              <w:jc w:val="center"/>
              <w:rPr>
                <w:rFonts w:cs="Arial"/>
                <w:i/>
                <w:sz w:val="24"/>
                <w:szCs w:val="24"/>
              </w:rPr>
            </w:pPr>
            <w:r>
              <w:rPr>
                <w:rFonts w:cs="Arial"/>
                <w:i/>
                <w:sz w:val="24"/>
                <w:szCs w:val="24"/>
              </w:rPr>
              <w:t>VARCHAR(255)</w:t>
            </w:r>
          </w:p>
        </w:tc>
        <w:tc>
          <w:tcPr>
            <w:tcW w:w="1196" w:type="dxa"/>
            <w:shd w:val="clear" w:color="auto" w:fill="auto"/>
          </w:tcPr>
          <w:p w14:paraId="767F2510" w14:textId="77777777" w:rsidR="001B7A24"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6B88179E" w14:textId="77777777" w:rsidR="001B7A24" w:rsidRPr="00394937" w:rsidRDefault="00370EF5" w:rsidP="00370EF5">
            <w:pPr>
              <w:pStyle w:val="Podnaslov02"/>
              <w:spacing w:after="0"/>
              <w:jc w:val="center"/>
              <w:rPr>
                <w:rFonts w:cs="Arial"/>
                <w:sz w:val="24"/>
                <w:szCs w:val="24"/>
                <w:lang w:val="sr-Cyrl-BA"/>
              </w:rPr>
            </w:pPr>
            <w:r>
              <w:rPr>
                <w:rFonts w:cs="Arial"/>
                <w:sz w:val="24"/>
                <w:szCs w:val="24"/>
                <w:lang w:val="sr-Cyrl-BA"/>
              </w:rPr>
              <w:t>Јединствени идентификатор канцеларије у којој је инсталиран сензор</w:t>
            </w:r>
          </w:p>
        </w:tc>
      </w:tr>
      <w:tr w:rsidR="001B7A24" w:rsidRPr="00394937" w14:paraId="01BAED0D" w14:textId="77777777" w:rsidTr="00B41242">
        <w:trPr>
          <w:trHeight w:val="216"/>
          <w:jc w:val="center"/>
        </w:trPr>
        <w:tc>
          <w:tcPr>
            <w:tcW w:w="2471" w:type="dxa"/>
            <w:shd w:val="clear" w:color="auto" w:fill="auto"/>
          </w:tcPr>
          <w:p w14:paraId="4C7C89E8" w14:textId="77777777" w:rsidR="001B7A24" w:rsidRPr="001B7A24" w:rsidRDefault="001B7A24" w:rsidP="00B41242">
            <w:pPr>
              <w:pStyle w:val="Podnaslov02"/>
              <w:spacing w:after="0"/>
              <w:jc w:val="center"/>
              <w:rPr>
                <w:rFonts w:cs="Arial"/>
                <w:i/>
                <w:sz w:val="24"/>
                <w:szCs w:val="24"/>
              </w:rPr>
            </w:pPr>
            <w:r w:rsidRPr="001B7A24">
              <w:rPr>
                <w:rFonts w:cs="Arial"/>
                <w:i/>
                <w:sz w:val="24"/>
                <w:szCs w:val="24"/>
              </w:rPr>
              <w:t>sensor_id</w:t>
            </w:r>
          </w:p>
        </w:tc>
        <w:tc>
          <w:tcPr>
            <w:tcW w:w="2471" w:type="dxa"/>
            <w:shd w:val="clear" w:color="auto" w:fill="auto"/>
          </w:tcPr>
          <w:p w14:paraId="7A55909D" w14:textId="77777777" w:rsidR="001B7A24" w:rsidRPr="00FF4482" w:rsidRDefault="00370EF5" w:rsidP="00B41242">
            <w:pPr>
              <w:pStyle w:val="Podnaslov02"/>
              <w:spacing w:after="0"/>
              <w:jc w:val="center"/>
              <w:rPr>
                <w:rFonts w:cs="Arial"/>
                <w:i/>
                <w:sz w:val="24"/>
                <w:szCs w:val="24"/>
              </w:rPr>
            </w:pPr>
            <w:r>
              <w:rPr>
                <w:rFonts w:cs="Arial"/>
                <w:i/>
                <w:sz w:val="24"/>
                <w:szCs w:val="24"/>
              </w:rPr>
              <w:t>BIGINT</w:t>
            </w:r>
          </w:p>
        </w:tc>
        <w:tc>
          <w:tcPr>
            <w:tcW w:w="1196" w:type="dxa"/>
            <w:shd w:val="clear" w:color="auto" w:fill="auto"/>
          </w:tcPr>
          <w:p w14:paraId="0902ED72" w14:textId="77777777" w:rsidR="001B7A24" w:rsidRPr="0031221D" w:rsidRDefault="005B5EF9" w:rsidP="00B41242">
            <w:pPr>
              <w:pStyle w:val="Podnaslov02"/>
              <w:spacing w:after="0"/>
              <w:jc w:val="center"/>
              <w:rPr>
                <w:rFonts w:cs="Arial"/>
                <w:sz w:val="24"/>
                <w:szCs w:val="24"/>
                <w:lang w:val="sr-Cyrl-BA"/>
              </w:rPr>
            </w:pPr>
            <w:r>
              <w:rPr>
                <w:rFonts w:cs="Arial"/>
                <w:sz w:val="24"/>
                <w:szCs w:val="24"/>
                <w:lang w:val="sr-Cyrl-BA"/>
              </w:rPr>
              <w:t>Не</w:t>
            </w:r>
          </w:p>
        </w:tc>
        <w:tc>
          <w:tcPr>
            <w:tcW w:w="4050" w:type="dxa"/>
            <w:shd w:val="clear" w:color="auto" w:fill="auto"/>
          </w:tcPr>
          <w:p w14:paraId="7DE8636D" w14:textId="77777777" w:rsidR="001B7A24" w:rsidRPr="00394937" w:rsidRDefault="00370EF5" w:rsidP="00B41242">
            <w:pPr>
              <w:pStyle w:val="Podnaslov02"/>
              <w:spacing w:after="0"/>
              <w:jc w:val="center"/>
              <w:rPr>
                <w:rFonts w:cs="Arial"/>
                <w:sz w:val="24"/>
                <w:szCs w:val="24"/>
                <w:lang w:val="sr-Cyrl-BA"/>
              </w:rPr>
            </w:pPr>
            <w:r>
              <w:rPr>
                <w:rFonts w:cs="Arial"/>
                <w:sz w:val="24"/>
                <w:szCs w:val="24"/>
                <w:lang w:val="sr-Cyrl-BA"/>
              </w:rPr>
              <w:t>Јединствени идентификатор сензора</w:t>
            </w:r>
          </w:p>
        </w:tc>
      </w:tr>
    </w:tbl>
    <w:p w14:paraId="67C0C651" w14:textId="77777777" w:rsidR="001B7A24" w:rsidRDefault="001B7A24" w:rsidP="001B7A24">
      <w:pPr>
        <w:rPr>
          <w:lang w:val="sr-Cyrl-BA"/>
        </w:rPr>
      </w:pPr>
    </w:p>
    <w:p w14:paraId="07212B9C" w14:textId="77777777" w:rsidR="00A42405" w:rsidRDefault="00A42405" w:rsidP="001B7A24">
      <w:pPr>
        <w:rPr>
          <w:lang w:val="sr-Cyrl-BA"/>
        </w:rPr>
      </w:pPr>
    </w:p>
    <w:tbl>
      <w:tblPr>
        <w:tblW w:w="10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2"/>
        <w:gridCol w:w="655"/>
        <w:gridCol w:w="1416"/>
        <w:gridCol w:w="2132"/>
        <w:gridCol w:w="1713"/>
        <w:gridCol w:w="419"/>
      </w:tblGrid>
      <w:tr w:rsidR="00370EF5" w:rsidRPr="009753EE" w14:paraId="2521CBFA" w14:textId="77777777" w:rsidTr="00370EF5">
        <w:trPr>
          <w:gridAfter w:val="1"/>
          <w:wAfter w:w="419" w:type="dxa"/>
          <w:jc w:val="center"/>
        </w:trPr>
        <w:tc>
          <w:tcPr>
            <w:tcW w:w="10188" w:type="dxa"/>
            <w:gridSpan w:val="5"/>
            <w:shd w:val="clear" w:color="auto" w:fill="BFBFBF"/>
          </w:tcPr>
          <w:p w14:paraId="2F109EAA" w14:textId="77777777" w:rsidR="00370EF5" w:rsidRPr="009753EE" w:rsidRDefault="00370EF5" w:rsidP="00B41242">
            <w:pPr>
              <w:pStyle w:val="Podnaslov02"/>
              <w:spacing w:after="0"/>
              <w:jc w:val="center"/>
              <w:rPr>
                <w:rFonts w:cs="Arial"/>
                <w:b/>
                <w:sz w:val="24"/>
                <w:szCs w:val="24"/>
              </w:rPr>
            </w:pPr>
            <w:r w:rsidRPr="009753EE">
              <w:rPr>
                <w:rFonts w:cs="Arial"/>
                <w:b/>
                <w:sz w:val="24"/>
                <w:szCs w:val="24"/>
              </w:rPr>
              <w:lastRenderedPageBreak/>
              <w:t>Ограничење примарног кључа</w:t>
            </w:r>
          </w:p>
        </w:tc>
      </w:tr>
      <w:tr w:rsidR="00370EF5" w:rsidRPr="009753EE" w14:paraId="3EF3A6F5" w14:textId="77777777" w:rsidTr="00370EF5">
        <w:trPr>
          <w:gridAfter w:val="1"/>
          <w:wAfter w:w="419" w:type="dxa"/>
          <w:jc w:val="center"/>
        </w:trPr>
        <w:tc>
          <w:tcPr>
            <w:tcW w:w="4927" w:type="dxa"/>
            <w:gridSpan w:val="2"/>
            <w:shd w:val="clear" w:color="auto" w:fill="D9D9D9"/>
          </w:tcPr>
          <w:p w14:paraId="1F307DAD" w14:textId="77777777" w:rsidR="00370EF5" w:rsidRPr="009753EE" w:rsidRDefault="00370EF5" w:rsidP="00B41242">
            <w:pPr>
              <w:pStyle w:val="Podnaslov02"/>
              <w:spacing w:after="0"/>
              <w:jc w:val="center"/>
              <w:rPr>
                <w:rFonts w:cs="Arial"/>
                <w:b/>
                <w:sz w:val="24"/>
                <w:szCs w:val="24"/>
              </w:rPr>
            </w:pPr>
            <w:r w:rsidRPr="009753EE">
              <w:rPr>
                <w:rFonts w:cs="Arial"/>
                <w:b/>
                <w:sz w:val="24"/>
                <w:szCs w:val="24"/>
              </w:rPr>
              <w:t>Назив ограничења</w:t>
            </w:r>
          </w:p>
        </w:tc>
        <w:tc>
          <w:tcPr>
            <w:tcW w:w="5261" w:type="dxa"/>
            <w:gridSpan w:val="3"/>
            <w:shd w:val="clear" w:color="auto" w:fill="D9D9D9"/>
          </w:tcPr>
          <w:p w14:paraId="47DE2099" w14:textId="77777777" w:rsidR="00370EF5" w:rsidRPr="009753EE" w:rsidRDefault="00370EF5" w:rsidP="00B41242">
            <w:pPr>
              <w:pStyle w:val="Podnaslov02"/>
              <w:spacing w:after="0"/>
              <w:jc w:val="center"/>
              <w:rPr>
                <w:rFonts w:cs="Arial"/>
                <w:b/>
                <w:sz w:val="24"/>
                <w:szCs w:val="24"/>
              </w:rPr>
            </w:pPr>
            <w:r w:rsidRPr="009753EE">
              <w:rPr>
                <w:rFonts w:cs="Arial"/>
                <w:b/>
                <w:sz w:val="24"/>
                <w:szCs w:val="24"/>
              </w:rPr>
              <w:t>Колоне</w:t>
            </w:r>
          </w:p>
        </w:tc>
      </w:tr>
      <w:tr w:rsidR="00370EF5" w:rsidRPr="00394937" w14:paraId="3C7F9C07" w14:textId="77777777" w:rsidTr="00370EF5">
        <w:trPr>
          <w:gridAfter w:val="1"/>
          <w:wAfter w:w="419" w:type="dxa"/>
          <w:jc w:val="center"/>
        </w:trPr>
        <w:tc>
          <w:tcPr>
            <w:tcW w:w="4927" w:type="dxa"/>
            <w:gridSpan w:val="2"/>
            <w:shd w:val="clear" w:color="auto" w:fill="auto"/>
          </w:tcPr>
          <w:p w14:paraId="3AFBD75B" w14:textId="77777777" w:rsidR="00370EF5" w:rsidRPr="00394937" w:rsidRDefault="00370EF5" w:rsidP="00370EF5">
            <w:pPr>
              <w:pStyle w:val="NormalWeb"/>
              <w:jc w:val="center"/>
              <w:rPr>
                <w:rFonts w:ascii="Arial" w:eastAsia="Calibri" w:hAnsi="Arial" w:cs="Arial"/>
                <w:lang w:val="sr-Cyrl-BA"/>
              </w:rPr>
            </w:pPr>
            <w:r w:rsidRPr="00394937">
              <w:rPr>
                <w:rFonts w:ascii="Arial" w:eastAsia="Calibri" w:hAnsi="Arial" w:cs="Arial"/>
                <w:i/>
              </w:rPr>
              <w:t>PK</w:t>
            </w:r>
            <w:r w:rsidRPr="009753EE">
              <w:rPr>
                <w:rFonts w:ascii="Arial" w:eastAsia="Calibri" w:hAnsi="Arial" w:cs="Arial"/>
              </w:rPr>
              <w:t>_</w:t>
            </w:r>
            <w:r>
              <w:rPr>
                <w:rFonts w:ascii="Arial" w:eastAsia="Calibri" w:hAnsi="Arial" w:cs="Arial"/>
                <w:lang w:val="sr-Cyrl-BA"/>
              </w:rPr>
              <w:t>ИНСТАЛАЦИЈА</w:t>
            </w:r>
          </w:p>
        </w:tc>
        <w:tc>
          <w:tcPr>
            <w:tcW w:w="5261" w:type="dxa"/>
            <w:gridSpan w:val="3"/>
            <w:shd w:val="clear" w:color="auto" w:fill="auto"/>
          </w:tcPr>
          <w:p w14:paraId="2A089040" w14:textId="77777777" w:rsidR="00370EF5" w:rsidRPr="00394937" w:rsidRDefault="00370EF5" w:rsidP="00B41242">
            <w:pPr>
              <w:pStyle w:val="Podnaslov02"/>
              <w:spacing w:after="0"/>
              <w:jc w:val="center"/>
              <w:rPr>
                <w:rFonts w:cs="Arial"/>
                <w:sz w:val="24"/>
                <w:szCs w:val="24"/>
                <w:lang w:val="sr-Cyrl-BA"/>
              </w:rPr>
            </w:pPr>
            <w:r w:rsidRPr="00FF4482">
              <w:rPr>
                <w:rFonts w:cs="Arial"/>
                <w:i/>
                <w:sz w:val="24"/>
                <w:szCs w:val="24"/>
              </w:rPr>
              <w:t>id</w:t>
            </w:r>
          </w:p>
        </w:tc>
      </w:tr>
      <w:tr w:rsidR="00370EF5" w:rsidRPr="009753EE" w14:paraId="67768703" w14:textId="77777777" w:rsidTr="00370EF5">
        <w:trPr>
          <w:trHeight w:val="330"/>
          <w:jc w:val="center"/>
        </w:trPr>
        <w:tc>
          <w:tcPr>
            <w:tcW w:w="10607" w:type="dxa"/>
            <w:gridSpan w:val="6"/>
            <w:shd w:val="clear" w:color="auto" w:fill="BFBFBF"/>
          </w:tcPr>
          <w:p w14:paraId="3B1FC032" w14:textId="77777777" w:rsidR="00370EF5" w:rsidRPr="009753EE" w:rsidRDefault="00370EF5" w:rsidP="00B41242">
            <w:pPr>
              <w:pStyle w:val="Podnaslov02"/>
              <w:spacing w:after="0"/>
              <w:jc w:val="center"/>
              <w:rPr>
                <w:rFonts w:cs="Arial"/>
                <w:b/>
                <w:sz w:val="24"/>
                <w:szCs w:val="24"/>
              </w:rPr>
            </w:pPr>
            <w:r w:rsidRPr="009753EE">
              <w:rPr>
                <w:rFonts w:cs="Arial"/>
                <w:b/>
                <w:sz w:val="24"/>
                <w:szCs w:val="24"/>
              </w:rPr>
              <w:t>Ограничење референцијалног интегритета</w:t>
            </w:r>
          </w:p>
        </w:tc>
      </w:tr>
      <w:tr w:rsidR="00370EF5" w:rsidRPr="009753EE" w14:paraId="0903300C" w14:textId="77777777" w:rsidTr="00370EF5">
        <w:trPr>
          <w:trHeight w:val="659"/>
          <w:jc w:val="center"/>
        </w:trPr>
        <w:tc>
          <w:tcPr>
            <w:tcW w:w="4272" w:type="dxa"/>
            <w:shd w:val="clear" w:color="auto" w:fill="D9D9D9"/>
          </w:tcPr>
          <w:p w14:paraId="6AB1A425" w14:textId="77777777" w:rsidR="00370EF5" w:rsidRPr="009753EE" w:rsidRDefault="00370EF5" w:rsidP="00B41242">
            <w:pPr>
              <w:pStyle w:val="Podnaslov02"/>
              <w:spacing w:after="0"/>
              <w:jc w:val="center"/>
              <w:rPr>
                <w:rFonts w:cs="Arial"/>
                <w:b/>
                <w:sz w:val="24"/>
                <w:szCs w:val="24"/>
              </w:rPr>
            </w:pPr>
            <w:r w:rsidRPr="009753EE">
              <w:rPr>
                <w:rFonts w:cs="Arial"/>
                <w:b/>
                <w:sz w:val="24"/>
                <w:szCs w:val="24"/>
              </w:rPr>
              <w:t>Назив ограничења</w:t>
            </w:r>
          </w:p>
        </w:tc>
        <w:tc>
          <w:tcPr>
            <w:tcW w:w="2071" w:type="dxa"/>
            <w:gridSpan w:val="2"/>
            <w:shd w:val="clear" w:color="auto" w:fill="D9D9D9"/>
          </w:tcPr>
          <w:p w14:paraId="65D22973" w14:textId="77777777" w:rsidR="00370EF5" w:rsidRPr="009753EE" w:rsidRDefault="00370EF5" w:rsidP="00B41242">
            <w:pPr>
              <w:pStyle w:val="Podnaslov02"/>
              <w:spacing w:after="0"/>
              <w:jc w:val="center"/>
              <w:rPr>
                <w:rFonts w:cs="Arial"/>
                <w:b/>
                <w:sz w:val="24"/>
                <w:szCs w:val="24"/>
              </w:rPr>
            </w:pPr>
            <w:r w:rsidRPr="009753EE">
              <w:rPr>
                <w:rFonts w:cs="Arial"/>
                <w:b/>
                <w:sz w:val="24"/>
                <w:szCs w:val="24"/>
              </w:rPr>
              <w:t>Колоне</w:t>
            </w:r>
          </w:p>
        </w:tc>
        <w:tc>
          <w:tcPr>
            <w:tcW w:w="2132" w:type="dxa"/>
            <w:shd w:val="clear" w:color="auto" w:fill="D9D9D9"/>
          </w:tcPr>
          <w:p w14:paraId="33FDFFC1" w14:textId="77777777" w:rsidR="00370EF5" w:rsidRPr="009753EE" w:rsidRDefault="00370EF5" w:rsidP="00B41242">
            <w:pPr>
              <w:pStyle w:val="Podnaslov02"/>
              <w:spacing w:after="0"/>
              <w:jc w:val="center"/>
              <w:rPr>
                <w:rFonts w:cs="Arial"/>
                <w:b/>
                <w:sz w:val="24"/>
                <w:szCs w:val="24"/>
              </w:rPr>
            </w:pPr>
            <w:r w:rsidRPr="009753EE">
              <w:rPr>
                <w:rFonts w:cs="Arial"/>
                <w:b/>
                <w:sz w:val="24"/>
                <w:szCs w:val="24"/>
              </w:rPr>
              <w:t>Референцирана табела</w:t>
            </w:r>
          </w:p>
        </w:tc>
        <w:tc>
          <w:tcPr>
            <w:tcW w:w="2132" w:type="dxa"/>
            <w:gridSpan w:val="2"/>
            <w:shd w:val="clear" w:color="auto" w:fill="D9D9D9"/>
          </w:tcPr>
          <w:p w14:paraId="12F0B88F" w14:textId="77777777" w:rsidR="00370EF5" w:rsidRPr="009753EE" w:rsidRDefault="00370EF5" w:rsidP="00B41242">
            <w:pPr>
              <w:pStyle w:val="Podnaslov02"/>
              <w:spacing w:after="0"/>
              <w:jc w:val="center"/>
              <w:rPr>
                <w:rFonts w:cs="Arial"/>
                <w:b/>
                <w:sz w:val="24"/>
                <w:szCs w:val="24"/>
              </w:rPr>
            </w:pPr>
            <w:r w:rsidRPr="009753EE">
              <w:rPr>
                <w:rFonts w:cs="Arial"/>
                <w:b/>
                <w:sz w:val="24"/>
                <w:szCs w:val="24"/>
              </w:rPr>
              <w:t>Референциране колонe</w:t>
            </w:r>
          </w:p>
        </w:tc>
      </w:tr>
      <w:tr w:rsidR="00370EF5" w:rsidRPr="0031221D" w14:paraId="79D80661" w14:textId="77777777" w:rsidTr="00370EF5">
        <w:trPr>
          <w:trHeight w:val="345"/>
          <w:jc w:val="center"/>
        </w:trPr>
        <w:tc>
          <w:tcPr>
            <w:tcW w:w="4272" w:type="dxa"/>
            <w:shd w:val="clear" w:color="auto" w:fill="auto"/>
          </w:tcPr>
          <w:p w14:paraId="5437E166" w14:textId="77777777" w:rsidR="00370EF5" w:rsidRPr="0031221D" w:rsidRDefault="00370EF5" w:rsidP="00B41242">
            <w:pPr>
              <w:pStyle w:val="Podnaslov02"/>
              <w:spacing w:after="0"/>
              <w:jc w:val="center"/>
              <w:rPr>
                <w:rFonts w:cs="Arial"/>
                <w:sz w:val="24"/>
                <w:szCs w:val="24"/>
                <w:lang w:val="sr-Cyrl-BA"/>
              </w:rPr>
            </w:pPr>
            <w:r w:rsidRPr="00394937">
              <w:rPr>
                <w:rFonts w:cs="Arial"/>
                <w:i/>
                <w:sz w:val="24"/>
                <w:szCs w:val="24"/>
              </w:rPr>
              <w:t>FK</w:t>
            </w:r>
            <w:r w:rsidRPr="009753EE">
              <w:rPr>
                <w:rFonts w:cs="Arial"/>
                <w:sz w:val="24"/>
                <w:szCs w:val="24"/>
              </w:rPr>
              <w:t>_</w:t>
            </w:r>
            <w:r>
              <w:rPr>
                <w:rFonts w:cs="Arial"/>
                <w:sz w:val="24"/>
                <w:szCs w:val="24"/>
                <w:lang w:val="sr-Cyrl-BA"/>
              </w:rPr>
              <w:t>КАНЦЕЛАРИЈА_ЗГРАДА</w:t>
            </w:r>
          </w:p>
        </w:tc>
        <w:tc>
          <w:tcPr>
            <w:tcW w:w="2071" w:type="dxa"/>
            <w:gridSpan w:val="2"/>
            <w:shd w:val="clear" w:color="auto" w:fill="auto"/>
          </w:tcPr>
          <w:p w14:paraId="450DB3A9" w14:textId="77777777" w:rsidR="00370EF5" w:rsidRPr="009753EE" w:rsidRDefault="00370EF5" w:rsidP="00B41242">
            <w:pPr>
              <w:pStyle w:val="Podnaslov02"/>
              <w:spacing w:after="0"/>
              <w:jc w:val="center"/>
              <w:rPr>
                <w:rFonts w:cs="Arial"/>
                <w:sz w:val="24"/>
                <w:szCs w:val="24"/>
              </w:rPr>
            </w:pPr>
            <w:r w:rsidRPr="0031221D">
              <w:rPr>
                <w:rFonts w:cs="Arial"/>
                <w:sz w:val="24"/>
                <w:szCs w:val="24"/>
              </w:rPr>
              <w:t>office_building_id</w:t>
            </w:r>
          </w:p>
        </w:tc>
        <w:tc>
          <w:tcPr>
            <w:tcW w:w="2132" w:type="dxa"/>
            <w:shd w:val="clear" w:color="auto" w:fill="auto"/>
          </w:tcPr>
          <w:p w14:paraId="799611AC" w14:textId="77777777" w:rsidR="00370EF5" w:rsidRPr="0031221D" w:rsidRDefault="00370EF5" w:rsidP="00B41242">
            <w:pPr>
              <w:pStyle w:val="Podnaslov02"/>
              <w:spacing w:after="0"/>
              <w:jc w:val="center"/>
              <w:rPr>
                <w:rFonts w:cs="Arial"/>
                <w:sz w:val="24"/>
                <w:szCs w:val="24"/>
                <w:lang w:val="sr-Cyrl-BA"/>
              </w:rPr>
            </w:pPr>
            <w:r>
              <w:rPr>
                <w:rFonts w:cs="Arial"/>
                <w:sz w:val="24"/>
                <w:szCs w:val="24"/>
                <w:lang w:val="sr-Cyrl-BA"/>
              </w:rPr>
              <w:t>Канцеларија</w:t>
            </w:r>
          </w:p>
        </w:tc>
        <w:tc>
          <w:tcPr>
            <w:tcW w:w="2132" w:type="dxa"/>
            <w:gridSpan w:val="2"/>
            <w:shd w:val="clear" w:color="auto" w:fill="auto"/>
          </w:tcPr>
          <w:p w14:paraId="1E084EED" w14:textId="77777777" w:rsidR="00370EF5" w:rsidRPr="0031221D" w:rsidRDefault="00370EF5" w:rsidP="00B41242">
            <w:pPr>
              <w:pStyle w:val="Podnaslov02"/>
              <w:spacing w:after="0"/>
              <w:jc w:val="center"/>
              <w:rPr>
                <w:rFonts w:cs="Arial"/>
                <w:sz w:val="24"/>
                <w:szCs w:val="24"/>
                <w:highlight w:val="yellow"/>
              </w:rPr>
            </w:pPr>
            <w:r w:rsidRPr="0031221D">
              <w:rPr>
                <w:rFonts w:cs="Arial"/>
                <w:i/>
                <w:sz w:val="24"/>
                <w:szCs w:val="24"/>
              </w:rPr>
              <w:t>building_id</w:t>
            </w:r>
          </w:p>
        </w:tc>
      </w:tr>
      <w:tr w:rsidR="00370EF5" w:rsidRPr="0031221D" w14:paraId="284D74E5" w14:textId="77777777" w:rsidTr="00370EF5">
        <w:trPr>
          <w:trHeight w:val="345"/>
          <w:jc w:val="center"/>
        </w:trPr>
        <w:tc>
          <w:tcPr>
            <w:tcW w:w="4272" w:type="dxa"/>
            <w:shd w:val="clear" w:color="auto" w:fill="auto"/>
          </w:tcPr>
          <w:p w14:paraId="759E94C4" w14:textId="77777777" w:rsidR="00370EF5" w:rsidRPr="009753EE" w:rsidRDefault="00370EF5" w:rsidP="00B41242">
            <w:pPr>
              <w:pStyle w:val="Podnaslov02"/>
              <w:spacing w:after="0"/>
              <w:jc w:val="center"/>
              <w:rPr>
                <w:rFonts w:cs="Arial"/>
                <w:sz w:val="24"/>
                <w:szCs w:val="24"/>
              </w:rPr>
            </w:pPr>
            <w:r w:rsidRPr="00394937">
              <w:rPr>
                <w:rFonts w:cs="Arial"/>
                <w:i/>
                <w:sz w:val="24"/>
                <w:szCs w:val="24"/>
              </w:rPr>
              <w:t>FK</w:t>
            </w:r>
            <w:r w:rsidRPr="009753EE">
              <w:rPr>
                <w:rFonts w:cs="Arial"/>
                <w:sz w:val="24"/>
                <w:szCs w:val="24"/>
              </w:rPr>
              <w:t>_</w:t>
            </w:r>
            <w:r>
              <w:rPr>
                <w:rFonts w:cs="Arial"/>
                <w:sz w:val="24"/>
                <w:szCs w:val="24"/>
                <w:lang w:val="sr-Cyrl-BA"/>
              </w:rPr>
              <w:t>КАНЦЕЛАРИЈА_КАНЦЕЛАРИЈА</w:t>
            </w:r>
          </w:p>
        </w:tc>
        <w:tc>
          <w:tcPr>
            <w:tcW w:w="2071" w:type="dxa"/>
            <w:gridSpan w:val="2"/>
            <w:shd w:val="clear" w:color="auto" w:fill="auto"/>
          </w:tcPr>
          <w:p w14:paraId="462091C9" w14:textId="77777777" w:rsidR="00370EF5" w:rsidRPr="009753EE" w:rsidRDefault="00370EF5" w:rsidP="00B41242">
            <w:pPr>
              <w:pStyle w:val="Podnaslov02"/>
              <w:spacing w:after="0"/>
              <w:jc w:val="center"/>
              <w:rPr>
                <w:rFonts w:cs="Arial"/>
                <w:sz w:val="24"/>
                <w:szCs w:val="24"/>
              </w:rPr>
            </w:pPr>
            <w:r w:rsidRPr="0031221D">
              <w:rPr>
                <w:rFonts w:cs="Arial"/>
                <w:sz w:val="24"/>
                <w:szCs w:val="24"/>
              </w:rPr>
              <w:t>office_office_id</w:t>
            </w:r>
          </w:p>
        </w:tc>
        <w:tc>
          <w:tcPr>
            <w:tcW w:w="2132" w:type="dxa"/>
            <w:shd w:val="clear" w:color="auto" w:fill="auto"/>
          </w:tcPr>
          <w:p w14:paraId="03E9A62F" w14:textId="77777777" w:rsidR="00370EF5" w:rsidRDefault="00370EF5" w:rsidP="00B41242">
            <w:pPr>
              <w:pStyle w:val="Podnaslov02"/>
              <w:spacing w:after="0"/>
              <w:jc w:val="center"/>
              <w:rPr>
                <w:rFonts w:cs="Arial"/>
                <w:sz w:val="24"/>
                <w:szCs w:val="24"/>
              </w:rPr>
            </w:pPr>
            <w:r>
              <w:rPr>
                <w:rFonts w:cs="Arial"/>
                <w:sz w:val="24"/>
                <w:szCs w:val="24"/>
                <w:lang w:val="sr-Cyrl-BA"/>
              </w:rPr>
              <w:t>Канцеларија</w:t>
            </w:r>
          </w:p>
        </w:tc>
        <w:tc>
          <w:tcPr>
            <w:tcW w:w="2132" w:type="dxa"/>
            <w:gridSpan w:val="2"/>
            <w:shd w:val="clear" w:color="auto" w:fill="auto"/>
          </w:tcPr>
          <w:p w14:paraId="0A626CA0" w14:textId="77777777" w:rsidR="00370EF5" w:rsidRPr="0031221D" w:rsidRDefault="00370EF5" w:rsidP="00B41242">
            <w:pPr>
              <w:pStyle w:val="Podnaslov02"/>
              <w:spacing w:after="0"/>
              <w:jc w:val="center"/>
              <w:rPr>
                <w:rFonts w:cs="Arial"/>
                <w:sz w:val="24"/>
                <w:szCs w:val="24"/>
                <w:highlight w:val="yellow"/>
              </w:rPr>
            </w:pPr>
            <w:r w:rsidRPr="0031221D">
              <w:rPr>
                <w:rFonts w:cs="Arial"/>
                <w:i/>
                <w:sz w:val="24"/>
                <w:szCs w:val="24"/>
              </w:rPr>
              <w:t>office_id</w:t>
            </w:r>
          </w:p>
        </w:tc>
      </w:tr>
      <w:tr w:rsidR="00370EF5" w:rsidRPr="0031221D" w14:paraId="20E37BB3" w14:textId="77777777" w:rsidTr="00370EF5">
        <w:trPr>
          <w:trHeight w:val="345"/>
          <w:jc w:val="center"/>
        </w:trPr>
        <w:tc>
          <w:tcPr>
            <w:tcW w:w="4272" w:type="dxa"/>
            <w:shd w:val="clear" w:color="auto" w:fill="auto"/>
          </w:tcPr>
          <w:p w14:paraId="00BD71EC" w14:textId="77777777" w:rsidR="00370EF5" w:rsidRPr="00394937" w:rsidRDefault="00370EF5" w:rsidP="00370EF5">
            <w:pPr>
              <w:pStyle w:val="Podnaslov02"/>
              <w:spacing w:after="0"/>
              <w:jc w:val="center"/>
              <w:rPr>
                <w:rFonts w:cs="Arial"/>
                <w:sz w:val="24"/>
                <w:szCs w:val="24"/>
                <w:lang w:val="sr-Cyrl-BA"/>
              </w:rPr>
            </w:pPr>
            <w:r w:rsidRPr="00394937">
              <w:rPr>
                <w:rFonts w:cs="Arial"/>
                <w:i/>
                <w:sz w:val="24"/>
                <w:szCs w:val="24"/>
              </w:rPr>
              <w:t>FK</w:t>
            </w:r>
            <w:r w:rsidRPr="009753EE">
              <w:rPr>
                <w:rFonts w:cs="Arial"/>
                <w:sz w:val="24"/>
                <w:szCs w:val="24"/>
              </w:rPr>
              <w:t>_</w:t>
            </w:r>
            <w:r>
              <w:rPr>
                <w:rFonts w:cs="Arial"/>
                <w:sz w:val="24"/>
                <w:szCs w:val="24"/>
                <w:lang w:val="sr-Cyrl-BA"/>
              </w:rPr>
              <w:t>СЕНЗОР</w:t>
            </w:r>
          </w:p>
        </w:tc>
        <w:tc>
          <w:tcPr>
            <w:tcW w:w="2071" w:type="dxa"/>
            <w:gridSpan w:val="2"/>
            <w:shd w:val="clear" w:color="auto" w:fill="auto"/>
          </w:tcPr>
          <w:p w14:paraId="56D4EC85" w14:textId="77777777" w:rsidR="00370EF5" w:rsidRPr="009753EE" w:rsidRDefault="00370EF5" w:rsidP="00370EF5">
            <w:pPr>
              <w:pStyle w:val="Podnaslov02"/>
              <w:spacing w:after="0"/>
              <w:jc w:val="center"/>
              <w:rPr>
                <w:rFonts w:cs="Arial"/>
                <w:sz w:val="24"/>
                <w:szCs w:val="24"/>
              </w:rPr>
            </w:pPr>
            <w:r>
              <w:rPr>
                <w:rFonts w:cs="Arial"/>
                <w:i/>
                <w:sz w:val="24"/>
                <w:szCs w:val="24"/>
              </w:rPr>
              <w:t>sensor</w:t>
            </w:r>
            <w:r w:rsidRPr="00FF4482">
              <w:rPr>
                <w:rFonts w:cs="Arial"/>
                <w:i/>
                <w:sz w:val="24"/>
                <w:szCs w:val="24"/>
              </w:rPr>
              <w:t>_id</w:t>
            </w:r>
          </w:p>
        </w:tc>
        <w:tc>
          <w:tcPr>
            <w:tcW w:w="2132" w:type="dxa"/>
            <w:shd w:val="clear" w:color="auto" w:fill="auto"/>
          </w:tcPr>
          <w:p w14:paraId="2E778941" w14:textId="77777777" w:rsidR="00370EF5" w:rsidRPr="00FF4482" w:rsidRDefault="00370EF5" w:rsidP="00370EF5">
            <w:pPr>
              <w:pStyle w:val="Podnaslov02"/>
              <w:spacing w:after="0"/>
              <w:jc w:val="center"/>
              <w:rPr>
                <w:rFonts w:cs="Arial"/>
                <w:sz w:val="24"/>
                <w:szCs w:val="24"/>
                <w:lang w:val="sr-Cyrl-BA"/>
              </w:rPr>
            </w:pPr>
            <w:r>
              <w:rPr>
                <w:rFonts w:cs="Arial"/>
                <w:sz w:val="24"/>
                <w:szCs w:val="24"/>
                <w:lang w:val="sr-Cyrl-BA"/>
              </w:rPr>
              <w:t>Сензор</w:t>
            </w:r>
          </w:p>
        </w:tc>
        <w:tc>
          <w:tcPr>
            <w:tcW w:w="2132" w:type="dxa"/>
            <w:gridSpan w:val="2"/>
            <w:shd w:val="clear" w:color="auto" w:fill="auto"/>
          </w:tcPr>
          <w:p w14:paraId="1A10D7B7" w14:textId="77777777" w:rsidR="00370EF5" w:rsidRPr="009753EE" w:rsidRDefault="00370EF5" w:rsidP="00370EF5">
            <w:pPr>
              <w:pStyle w:val="Podnaslov02"/>
              <w:spacing w:after="0"/>
              <w:jc w:val="center"/>
              <w:rPr>
                <w:rFonts w:cs="Arial"/>
                <w:sz w:val="24"/>
                <w:szCs w:val="24"/>
              </w:rPr>
            </w:pPr>
            <w:r w:rsidRPr="00DB29F9">
              <w:rPr>
                <w:rFonts w:cs="Arial"/>
                <w:i/>
                <w:sz w:val="24"/>
                <w:szCs w:val="24"/>
              </w:rPr>
              <w:t>id</w:t>
            </w:r>
          </w:p>
        </w:tc>
      </w:tr>
    </w:tbl>
    <w:p w14:paraId="308D56CC" w14:textId="77777777" w:rsidR="001B7A24" w:rsidRPr="001B7A24" w:rsidRDefault="001B7A24" w:rsidP="001B7A24">
      <w:pPr>
        <w:rPr>
          <w:lang w:val="sr-Cyrl-BA"/>
        </w:rPr>
      </w:pPr>
    </w:p>
    <w:p w14:paraId="12C7D012" w14:textId="77777777" w:rsidR="008C0EDB" w:rsidRDefault="00B41242" w:rsidP="00B41242">
      <w:pPr>
        <w:pStyle w:val="Heading2"/>
        <w:rPr>
          <w:lang w:val="sr-Cyrl-BA"/>
        </w:rPr>
      </w:pPr>
      <w:bookmarkStart w:id="71" w:name="_Toc157367320"/>
      <w:r>
        <w:rPr>
          <w:lang w:val="sr-Cyrl-BA"/>
        </w:rPr>
        <w:t>База података временских серија</w:t>
      </w:r>
      <w:bookmarkEnd w:id="71"/>
    </w:p>
    <w:p w14:paraId="536F08A7" w14:textId="4797068C" w:rsidR="00D4509B" w:rsidRPr="00D4509B" w:rsidRDefault="00D4509B" w:rsidP="0000730F">
      <w:pPr>
        <w:ind w:firstLine="284"/>
        <w:rPr>
          <w:lang w:val="sr-Cyrl-BA"/>
        </w:rPr>
      </w:pPr>
      <w:r w:rsidRPr="00D4509B">
        <w:rPr>
          <w:lang w:val="sr-Cyrl-BA"/>
        </w:rPr>
        <w:t>Временске серије представљају м</w:t>
      </w:r>
      <w:r>
        <w:t>j</w:t>
      </w:r>
      <w:r w:rsidRPr="00D4509B">
        <w:rPr>
          <w:lang w:val="sr-Cyrl-BA"/>
        </w:rPr>
        <w:t>ерења или догађаје који се</w:t>
      </w:r>
      <w:r w:rsidR="00AA5B16">
        <w:rPr>
          <w:lang w:val="sr-Cyrl-BA"/>
        </w:rPr>
        <w:t xml:space="preserve"> систематски прате, надгледају </w:t>
      </w:r>
      <w:r w:rsidRPr="00D4509B">
        <w:rPr>
          <w:lang w:val="sr-Cyrl-BA"/>
        </w:rPr>
        <w:t xml:space="preserve">и агрегирају током одређеног временског периода. Ови подаци </w:t>
      </w:r>
      <w:r w:rsidR="00AA5B16">
        <w:rPr>
          <w:lang w:val="sr-Cyrl-BA"/>
        </w:rPr>
        <w:t xml:space="preserve">могу да </w:t>
      </w:r>
      <w:r w:rsidRPr="00D4509B">
        <w:rPr>
          <w:lang w:val="sr-Cyrl-BA"/>
        </w:rPr>
        <w:t>обухватају различите врсте аналитичких информација, укључујући метрике сервера, перформансе апликација, мрежне податке, сензорске податке, догађаје, кликове, трансакције на тржишту и многе друге. Кључна карактеристика која издваја временске серије од обичних података је стална потреба за постављањем питања о њима током времена. Идентификација скупа података као временских серија једноставно се спроводи пров</w:t>
      </w:r>
      <w:r w:rsidR="008851CA">
        <w:rPr>
          <w:lang w:val="en-US"/>
        </w:rPr>
        <w:t>j</w:t>
      </w:r>
      <w:r w:rsidRPr="00D4509B">
        <w:rPr>
          <w:lang w:val="sr-Cyrl-BA"/>
        </w:rPr>
        <w:t>ером да ли једна од оса представља временски континуум.</w:t>
      </w:r>
    </w:p>
    <w:p w14:paraId="217D1065" w14:textId="751892CC" w:rsidR="00D4509B" w:rsidRDefault="00D4509B" w:rsidP="0000730F">
      <w:pPr>
        <w:ind w:firstLine="284"/>
      </w:pPr>
      <w:r w:rsidRPr="00D4509B">
        <w:rPr>
          <w:i/>
          <w:lang w:val="sr-Cyrl-BA"/>
        </w:rPr>
        <w:t>InfluxDB</w:t>
      </w:r>
      <w:r w:rsidR="006876CA">
        <w:rPr>
          <w:i/>
          <w:lang w:val="en-US"/>
        </w:rPr>
        <w:t xml:space="preserve"> </w:t>
      </w:r>
      <w:r w:rsidR="006876CA" w:rsidRPr="006876CA">
        <w:rPr>
          <w:lang w:val="en-US"/>
        </w:rPr>
        <w:t>[2]</w:t>
      </w:r>
      <w:r w:rsidRPr="00D4509B">
        <w:rPr>
          <w:lang w:val="sr-Cyrl-BA"/>
        </w:rPr>
        <w:t xml:space="preserve"> пружа корисницима могућност прикупљања, складиштења, упита, обраде и визуализације сирових података високе прецизности, као и агрегираних и узоркованих података. Платформа </w:t>
      </w:r>
      <w:r w:rsidRPr="00D4509B">
        <w:rPr>
          <w:i/>
          <w:lang w:val="sr-Cyrl-BA"/>
        </w:rPr>
        <w:t>InfluxDB</w:t>
      </w:r>
      <w:r w:rsidRPr="00D4509B">
        <w:rPr>
          <w:lang w:val="sr-Cyrl-BA"/>
        </w:rPr>
        <w:t xml:space="preserve"> организује временске серије у структуираном формату, где се </w:t>
      </w:r>
      <w:r w:rsidR="006876CA">
        <w:rPr>
          <w:lang w:val="sr-Cyrl-BA"/>
        </w:rPr>
        <w:t xml:space="preserve">на </w:t>
      </w:r>
      <w:r w:rsidRPr="00D4509B">
        <w:rPr>
          <w:lang w:val="sr-Cyrl-BA"/>
        </w:rPr>
        <w:t>највишем нивоу налази назив м</w:t>
      </w:r>
      <w:r w:rsidR="006876CA">
        <w:rPr>
          <w:lang w:val="sr-Cyrl-BA"/>
        </w:rPr>
        <w:t>ј</w:t>
      </w:r>
      <w:r w:rsidRPr="00D4509B">
        <w:rPr>
          <w:lang w:val="sr-Cyrl-BA"/>
        </w:rPr>
        <w:t>ерења. Затим сл</w:t>
      </w:r>
      <w:r w:rsidR="006876CA">
        <w:rPr>
          <w:lang w:val="sr-Cyrl-BA"/>
        </w:rPr>
        <w:t>иј</w:t>
      </w:r>
      <w:r w:rsidRPr="00D4509B">
        <w:rPr>
          <w:lang w:val="sr-Cyrl-BA"/>
        </w:rPr>
        <w:t>еди скуп парова кључ/вр</w:t>
      </w:r>
      <w:r w:rsidR="006876CA">
        <w:rPr>
          <w:lang w:val="sr-Cyrl-BA"/>
        </w:rPr>
        <w:t>иј</w:t>
      </w:r>
      <w:r w:rsidRPr="00D4509B">
        <w:rPr>
          <w:lang w:val="sr-Cyrl-BA"/>
        </w:rPr>
        <w:t>едност, познатих као тагови</w:t>
      </w:r>
      <w:r w:rsidR="006876CA">
        <w:rPr>
          <w:lang w:val="sr-Cyrl-BA"/>
        </w:rPr>
        <w:t xml:space="preserve"> (енг. </w:t>
      </w:r>
      <w:r w:rsidR="006876CA" w:rsidRPr="006876CA">
        <w:rPr>
          <w:i/>
          <w:lang w:val="en-US"/>
        </w:rPr>
        <w:t>tags</w:t>
      </w:r>
      <w:r w:rsidR="006876CA">
        <w:rPr>
          <w:lang w:val="sr-Cyrl-BA"/>
        </w:rPr>
        <w:t>)</w:t>
      </w:r>
      <w:r w:rsidRPr="00D4509B">
        <w:rPr>
          <w:lang w:val="sr-Cyrl-BA"/>
        </w:rPr>
        <w:t>, који описују метаподатке, и кључеви/вр</w:t>
      </w:r>
      <w:r w:rsidR="006876CA">
        <w:rPr>
          <w:lang w:val="sr-Cyrl-BA"/>
        </w:rPr>
        <w:t>иј</w:t>
      </w:r>
      <w:r w:rsidRPr="00D4509B">
        <w:rPr>
          <w:lang w:val="sr-Cyrl-BA"/>
        </w:rPr>
        <w:t>едности стварних вр</w:t>
      </w:r>
      <w:r w:rsidR="006876CA">
        <w:rPr>
          <w:lang w:val="sr-Cyrl-BA"/>
        </w:rPr>
        <w:t>иј</w:t>
      </w:r>
      <w:r w:rsidRPr="00D4509B">
        <w:rPr>
          <w:lang w:val="sr-Cyrl-BA"/>
        </w:rPr>
        <w:t>едности, познатих као поља</w:t>
      </w:r>
      <w:r w:rsidR="006876CA">
        <w:rPr>
          <w:lang w:val="en-US"/>
        </w:rPr>
        <w:t xml:space="preserve"> </w:t>
      </w:r>
      <w:r w:rsidR="006876CA">
        <w:rPr>
          <w:lang w:val="sr-Cyrl-BA"/>
        </w:rPr>
        <w:t xml:space="preserve">(енг. </w:t>
      </w:r>
      <w:r w:rsidR="006876CA" w:rsidRPr="006876CA">
        <w:rPr>
          <w:i/>
          <w:lang w:val="en-US"/>
        </w:rPr>
        <w:t>fields</w:t>
      </w:r>
      <w:r w:rsidR="006876CA">
        <w:rPr>
          <w:lang w:val="sr-Cyrl-BA"/>
        </w:rPr>
        <w:t>)</w:t>
      </w:r>
      <w:r w:rsidRPr="00D4509B">
        <w:rPr>
          <w:lang w:val="sr-Cyrl-BA"/>
        </w:rPr>
        <w:t>. Вр</w:t>
      </w:r>
      <w:r w:rsidR="006876CA">
        <w:rPr>
          <w:lang w:val="sr-Cyrl-BA"/>
        </w:rPr>
        <w:t>иј</w:t>
      </w:r>
      <w:r w:rsidRPr="00D4509B">
        <w:rPr>
          <w:lang w:val="sr-Cyrl-BA"/>
        </w:rPr>
        <w:t xml:space="preserve">едности поља у </w:t>
      </w:r>
      <w:r w:rsidRPr="00D4509B">
        <w:rPr>
          <w:i/>
          <w:lang w:val="sr-Cyrl-BA"/>
        </w:rPr>
        <w:t>InfluxDB</w:t>
      </w:r>
      <w:r w:rsidRPr="00D4509B">
        <w:rPr>
          <w:lang w:val="sr-Cyrl-BA"/>
        </w:rPr>
        <w:t xml:space="preserve"> могу бити у </w:t>
      </w:r>
      <w:r w:rsidRPr="006876CA">
        <w:rPr>
          <w:lang w:val="sr-Cyrl-BA"/>
        </w:rPr>
        <w:t>облику</w:t>
      </w:r>
      <w:r w:rsidRPr="00D4509B">
        <w:rPr>
          <w:i/>
          <w:lang w:val="sr-Cyrl-BA"/>
        </w:rPr>
        <w:t xml:space="preserve"> boolean, int64, float64</w:t>
      </w:r>
      <w:r w:rsidRPr="00D4509B">
        <w:rPr>
          <w:lang w:val="sr-Cyrl-BA"/>
        </w:rPr>
        <w:t xml:space="preserve"> или </w:t>
      </w:r>
      <w:r>
        <w:rPr>
          <w:i/>
          <w:lang w:val="sr-Cyrl-BA"/>
        </w:rPr>
        <w:t>string</w:t>
      </w:r>
      <w:r w:rsidRPr="00D4509B">
        <w:rPr>
          <w:lang w:val="sr-Cyrl-BA"/>
        </w:rPr>
        <w:t>. На крају, сваком скупу вр</w:t>
      </w:r>
      <w:r w:rsidR="006876CA">
        <w:rPr>
          <w:lang w:val="sr-Cyrl-BA"/>
        </w:rPr>
        <w:t>иј</w:t>
      </w:r>
      <w:r w:rsidRPr="00D4509B">
        <w:rPr>
          <w:lang w:val="sr-Cyrl-BA"/>
        </w:rPr>
        <w:t xml:space="preserve">едности придружен је временски печат. </w:t>
      </w:r>
      <w:r w:rsidR="006876CA">
        <w:rPr>
          <w:lang w:val="sr-Cyrl-BA"/>
        </w:rPr>
        <w:t>Над подацима се врши упит по</w:t>
      </w:r>
      <w:r w:rsidRPr="00D4509B">
        <w:rPr>
          <w:lang w:val="sr-Cyrl-BA"/>
        </w:rPr>
        <w:t xml:space="preserve"> м</w:t>
      </w:r>
      <w:r w:rsidR="006876CA">
        <w:rPr>
          <w:lang w:val="sr-Cyrl-BA"/>
        </w:rPr>
        <w:t>ј</w:t>
      </w:r>
      <w:r w:rsidRPr="00D4509B">
        <w:rPr>
          <w:lang w:val="sr-Cyrl-BA"/>
        </w:rPr>
        <w:t>ерењу, таговима, пољима и временском опсегу.</w:t>
      </w:r>
      <w:r>
        <w:t>[1]</w:t>
      </w:r>
    </w:p>
    <w:p w14:paraId="797E50C6" w14:textId="77777777" w:rsidR="000E03A7" w:rsidRPr="000E03A7" w:rsidRDefault="000E03A7" w:rsidP="000E03A7"/>
    <w:p w14:paraId="173E9874" w14:textId="4F90C194" w:rsidR="003E3668" w:rsidRDefault="003E3668" w:rsidP="00EB5DE9">
      <w:pPr>
        <w:ind w:firstLine="0"/>
        <w:rPr>
          <w:lang w:val="sr-Cyrl-BA"/>
        </w:rPr>
      </w:pPr>
      <w:r>
        <w:rPr>
          <w:lang w:val="sr-Cyrl-BA"/>
        </w:rPr>
        <w:t xml:space="preserve">Основни концепти у </w:t>
      </w:r>
      <w:r w:rsidRPr="00D4509B">
        <w:rPr>
          <w:i/>
          <w:lang w:val="sr-Cyrl-BA"/>
        </w:rPr>
        <w:t>InfluxDB</w:t>
      </w:r>
      <w:r w:rsidRPr="00D4509B">
        <w:rPr>
          <w:lang w:val="sr-Cyrl-BA"/>
        </w:rPr>
        <w:t xml:space="preserve"> </w:t>
      </w:r>
      <w:r>
        <w:rPr>
          <w:lang w:val="sr-Cyrl-BA"/>
        </w:rPr>
        <w:t>бази података су</w:t>
      </w:r>
      <w:r w:rsidR="006876CA">
        <w:rPr>
          <w:lang w:val="sr-Cyrl-BA"/>
        </w:rPr>
        <w:t xml:space="preserve">: </w:t>
      </w:r>
      <w:r w:rsidR="000E03A7">
        <w:t>[2]</w:t>
      </w:r>
    </w:p>
    <w:p w14:paraId="59A99F5D" w14:textId="4EF1ADF9" w:rsidR="003E3668" w:rsidRPr="003E3668" w:rsidRDefault="003E3668" w:rsidP="00EB5DE9">
      <w:pPr>
        <w:pStyle w:val="ListParagraph"/>
        <w:numPr>
          <w:ilvl w:val="0"/>
          <w:numId w:val="23"/>
        </w:numPr>
        <w:ind w:left="284" w:firstLine="0"/>
        <w:rPr>
          <w:lang w:val="sr-Cyrl-BA"/>
        </w:rPr>
      </w:pPr>
      <w:commentRangeStart w:id="72"/>
      <w:r w:rsidRPr="003E3668">
        <w:rPr>
          <w:b/>
          <w:lang w:val="sr-Cyrl-BA"/>
        </w:rPr>
        <w:t>Поља</w:t>
      </w:r>
      <w:r w:rsidRPr="003E3668">
        <w:rPr>
          <w:lang w:val="sr-Cyrl-BA"/>
        </w:rPr>
        <w:t xml:space="preserve"> </w:t>
      </w:r>
      <w:commentRangeEnd w:id="72"/>
      <w:r w:rsidR="00D95771">
        <w:rPr>
          <w:rStyle w:val="CommentReference"/>
          <w:lang w:eastAsia="ar-SA"/>
        </w:rPr>
        <w:commentReference w:id="72"/>
      </w:r>
      <w:r w:rsidRPr="003E3668">
        <w:rPr>
          <w:lang w:val="sr-Cyrl-BA"/>
        </w:rPr>
        <w:t>представљају обавезну компоненту структуре података. Без присуства поља, подаци не могу бити см</w:t>
      </w:r>
      <w:r w:rsidR="006876CA">
        <w:rPr>
          <w:lang w:val="sr-Cyrl-BA"/>
        </w:rPr>
        <w:t>ј</w:t>
      </w:r>
      <w:r w:rsidRPr="003E3668">
        <w:rPr>
          <w:lang w:val="sr-Cyrl-BA"/>
        </w:rPr>
        <w:t xml:space="preserve">ештени у </w:t>
      </w:r>
      <w:r w:rsidRPr="006876CA">
        <w:rPr>
          <w:i/>
          <w:lang w:val="sr-Cyrl-BA"/>
        </w:rPr>
        <w:t>InfluxDB</w:t>
      </w:r>
      <w:r w:rsidRPr="003E3668">
        <w:rPr>
          <w:lang w:val="sr-Cyrl-BA"/>
        </w:rPr>
        <w:t>. Битно је напоменути да поља нису индексирана, што значи да упити који користе вр</w:t>
      </w:r>
      <w:r w:rsidR="006876CA">
        <w:rPr>
          <w:lang w:val="sr-Cyrl-BA"/>
        </w:rPr>
        <w:t>иј</w:t>
      </w:r>
      <w:r w:rsidRPr="003E3668">
        <w:rPr>
          <w:lang w:val="sr-Cyrl-BA"/>
        </w:rPr>
        <w:t>едности поља као филтере морају прегледати све вр</w:t>
      </w:r>
      <w:r w:rsidR="006876CA">
        <w:rPr>
          <w:lang w:val="sr-Cyrl-BA"/>
        </w:rPr>
        <w:t>иј</w:t>
      </w:r>
      <w:r w:rsidRPr="003E3668">
        <w:rPr>
          <w:lang w:val="sr-Cyrl-BA"/>
        </w:rPr>
        <w:t xml:space="preserve">едности које се подударају са осталим условима у упиту, што </w:t>
      </w:r>
      <w:r w:rsidRPr="003E3668">
        <w:rPr>
          <w:lang w:val="sr-Cyrl-BA"/>
        </w:rPr>
        <w:lastRenderedPageBreak/>
        <w:t xml:space="preserve">може довести до смањења перформанси. Уопштено, поља не би требала садржавати често претраживане </w:t>
      </w:r>
      <w:commentRangeStart w:id="73"/>
      <w:r w:rsidRPr="003E3668">
        <w:rPr>
          <w:lang w:val="sr-Cyrl-BA"/>
        </w:rPr>
        <w:t>метаподатке</w:t>
      </w:r>
      <w:commentRangeEnd w:id="73"/>
      <w:r w:rsidR="00CA71A6">
        <w:rPr>
          <w:rStyle w:val="CommentReference"/>
          <w:lang w:eastAsia="ar-SA"/>
        </w:rPr>
        <w:commentReference w:id="73"/>
      </w:r>
      <w:r w:rsidRPr="003E3668">
        <w:rPr>
          <w:lang w:val="sr-Cyrl-BA"/>
        </w:rPr>
        <w:t>.</w:t>
      </w:r>
    </w:p>
    <w:p w14:paraId="7B04FA47" w14:textId="77777777" w:rsidR="003E3668" w:rsidRPr="003E3668" w:rsidRDefault="003E3668" w:rsidP="003E3668">
      <w:pPr>
        <w:pStyle w:val="ListParagraph"/>
        <w:ind w:left="1287" w:firstLine="0"/>
        <w:rPr>
          <w:lang w:val="sr-Cyrl-BA"/>
        </w:rPr>
      </w:pPr>
    </w:p>
    <w:p w14:paraId="7FE83357" w14:textId="13E86542" w:rsidR="003E3668" w:rsidRPr="003E3668" w:rsidRDefault="003E3668" w:rsidP="00EB5DE9">
      <w:pPr>
        <w:pStyle w:val="ListParagraph"/>
        <w:numPr>
          <w:ilvl w:val="0"/>
          <w:numId w:val="23"/>
        </w:numPr>
        <w:ind w:left="284" w:firstLine="0"/>
        <w:rPr>
          <w:lang w:val="sr-Cyrl-BA"/>
        </w:rPr>
      </w:pPr>
      <w:r w:rsidRPr="003E3668">
        <w:rPr>
          <w:b/>
          <w:lang w:val="sr-Cyrl-BA"/>
        </w:rPr>
        <w:t>Тагови</w:t>
      </w:r>
      <w:r w:rsidR="008D78F6">
        <w:rPr>
          <w:lang w:val="sr-Cyrl-BA"/>
        </w:rPr>
        <w:t xml:space="preserve"> су опциони, али препоручљив</w:t>
      </w:r>
      <w:r w:rsidR="006876CA">
        <w:rPr>
          <w:lang w:val="sr-Cyrl-BA"/>
        </w:rPr>
        <w:t xml:space="preserve"> ди</w:t>
      </w:r>
      <w:r w:rsidRPr="003E3668">
        <w:rPr>
          <w:lang w:val="sr-Cyrl-BA"/>
        </w:rPr>
        <w:t>о структуре података у I</w:t>
      </w:r>
      <w:r w:rsidRPr="008D78F6">
        <w:rPr>
          <w:i/>
          <w:lang w:val="sr-Cyrl-BA"/>
        </w:rPr>
        <w:t>nfluxDB</w:t>
      </w:r>
      <w:r w:rsidRPr="003E3668">
        <w:rPr>
          <w:lang w:val="sr-Cyrl-BA"/>
        </w:rPr>
        <w:t>-у. За разлику од поља, тагови су индексирани, што резултује бржим упитима на</w:t>
      </w:r>
      <w:r w:rsidR="008D78F6">
        <w:rPr>
          <w:lang w:val="sr-Cyrl-BA"/>
        </w:rPr>
        <w:t>д</w:t>
      </w:r>
      <w:r w:rsidRPr="003E3668">
        <w:rPr>
          <w:lang w:val="sr-Cyrl-BA"/>
        </w:rPr>
        <w:t xml:space="preserve"> таговима, </w:t>
      </w:r>
      <w:r w:rsidR="008D78F6">
        <w:rPr>
          <w:lang w:val="sr-Cyrl-BA"/>
        </w:rPr>
        <w:t xml:space="preserve">што их чини </w:t>
      </w:r>
      <w:r w:rsidRPr="003E3668">
        <w:rPr>
          <w:lang w:val="sr-Cyrl-BA"/>
        </w:rPr>
        <w:t>идеални</w:t>
      </w:r>
      <w:r w:rsidR="008D78F6">
        <w:rPr>
          <w:lang w:val="sr-Cyrl-BA"/>
        </w:rPr>
        <w:t>м</w:t>
      </w:r>
      <w:r w:rsidRPr="003E3668">
        <w:rPr>
          <w:lang w:val="sr-Cyrl-BA"/>
        </w:rPr>
        <w:t xml:space="preserve"> за чување често претраживаних метаподатака. Тагови се састоје од кључева и вр</w:t>
      </w:r>
      <w:r w:rsidR="00866327">
        <w:rPr>
          <w:lang w:val="sr-Cyrl-BA"/>
        </w:rPr>
        <w:t>иј</w:t>
      </w:r>
      <w:r w:rsidRPr="003E3668">
        <w:rPr>
          <w:lang w:val="sr-Cyrl-BA"/>
        </w:rPr>
        <w:t>едности</w:t>
      </w:r>
      <w:r w:rsidR="00866327">
        <w:rPr>
          <w:lang w:val="sr-Cyrl-BA"/>
        </w:rPr>
        <w:t xml:space="preserve"> који се чувају  као </w:t>
      </w:r>
      <w:r w:rsidR="00866327" w:rsidRPr="00866327">
        <w:rPr>
          <w:i/>
          <w:lang w:val="en-US"/>
        </w:rPr>
        <w:t>string</w:t>
      </w:r>
      <w:r w:rsidR="00866327">
        <w:rPr>
          <w:lang w:val="en-US"/>
        </w:rPr>
        <w:t>-</w:t>
      </w:r>
      <w:r w:rsidRPr="003E3668">
        <w:rPr>
          <w:lang w:val="sr-Cyrl-BA"/>
        </w:rPr>
        <w:t>ови.</w:t>
      </w:r>
    </w:p>
    <w:p w14:paraId="568C698B" w14:textId="77777777" w:rsidR="003E3668" w:rsidRPr="003E3668" w:rsidRDefault="003E3668" w:rsidP="00EB5DE9">
      <w:pPr>
        <w:pStyle w:val="ListParagraph"/>
        <w:ind w:left="567" w:hanging="283"/>
        <w:rPr>
          <w:lang w:val="sr-Cyrl-BA"/>
        </w:rPr>
      </w:pPr>
    </w:p>
    <w:p w14:paraId="3027E08B" w14:textId="604BE2A4" w:rsidR="003E3668" w:rsidRDefault="003E3668" w:rsidP="00EB5DE9">
      <w:pPr>
        <w:pStyle w:val="ListParagraph"/>
        <w:numPr>
          <w:ilvl w:val="0"/>
          <w:numId w:val="23"/>
        </w:numPr>
        <w:ind w:left="284" w:firstLine="0"/>
        <w:rPr>
          <w:lang w:val="sr-Cyrl-BA"/>
        </w:rPr>
      </w:pPr>
      <w:r w:rsidRPr="003E3668">
        <w:rPr>
          <w:b/>
          <w:lang w:val="sr-Cyrl-BA"/>
        </w:rPr>
        <w:t>Мјерење</w:t>
      </w:r>
      <w:r w:rsidRPr="003E3668">
        <w:rPr>
          <w:lang w:val="sr-Cyrl-BA"/>
        </w:rPr>
        <w:t xml:space="preserve"> д</w:t>
      </w:r>
      <w:r w:rsidR="00D46CE2">
        <w:rPr>
          <w:lang w:val="sr-Cyrl-BA"/>
        </w:rPr>
        <w:t>ј</w:t>
      </w:r>
      <w:r w:rsidRPr="003E3668">
        <w:rPr>
          <w:lang w:val="sr-Cyrl-BA"/>
        </w:rPr>
        <w:t>елује као контејнер за тагове, поља и временску колону. Име м</w:t>
      </w:r>
      <w:r w:rsidR="00D46CE2">
        <w:rPr>
          <w:lang w:val="sr-Cyrl-BA"/>
        </w:rPr>
        <w:t>ј</w:t>
      </w:r>
      <w:r w:rsidRPr="003E3668">
        <w:rPr>
          <w:lang w:val="sr-Cyrl-BA"/>
        </w:rPr>
        <w:t>ерења је опис података који се чувају у повезаним пољима. Концептуално, м</w:t>
      </w:r>
      <w:r w:rsidR="00D46CE2">
        <w:rPr>
          <w:lang w:val="sr-Cyrl-BA"/>
        </w:rPr>
        <w:t>ј</w:t>
      </w:r>
      <w:r w:rsidRPr="003E3668">
        <w:rPr>
          <w:lang w:val="sr-Cyrl-BA"/>
        </w:rPr>
        <w:t xml:space="preserve">ерење је слично табели у </w:t>
      </w:r>
      <w:r w:rsidRPr="00D46CE2">
        <w:rPr>
          <w:i/>
          <w:lang w:val="sr-Cyrl-BA"/>
        </w:rPr>
        <w:t>SQL</w:t>
      </w:r>
      <w:r w:rsidRPr="003E3668">
        <w:rPr>
          <w:lang w:val="sr-Cyrl-BA"/>
        </w:rPr>
        <w:t xml:space="preserve"> бази података. Једно м</w:t>
      </w:r>
      <w:r w:rsidR="00D46CE2">
        <w:rPr>
          <w:lang w:val="sr-Cyrl-BA"/>
        </w:rPr>
        <w:t>ј</w:t>
      </w:r>
      <w:r w:rsidRPr="003E3668">
        <w:rPr>
          <w:lang w:val="sr-Cyrl-BA"/>
        </w:rPr>
        <w:t xml:space="preserve">ерење може припадати различитим </w:t>
      </w:r>
      <w:r w:rsidR="009606EC">
        <w:rPr>
          <w:lang w:val="sr-Cyrl-BA"/>
        </w:rPr>
        <w:t xml:space="preserve">политикама задржавања </w:t>
      </w:r>
      <w:r w:rsidR="009606EC" w:rsidRPr="009606EC">
        <w:rPr>
          <w:i/>
          <w:lang w:val="sr-Cyrl-BA"/>
        </w:rPr>
        <w:t>(</w:t>
      </w:r>
      <w:r w:rsidR="00D46CE2" w:rsidRPr="00D46CE2">
        <w:rPr>
          <w:lang w:val="sr-Cyrl-BA"/>
        </w:rPr>
        <w:t>енг.</w:t>
      </w:r>
      <w:r w:rsidR="00D46CE2">
        <w:rPr>
          <w:i/>
          <w:lang w:val="sr-Cyrl-BA"/>
        </w:rPr>
        <w:t xml:space="preserve"> </w:t>
      </w:r>
      <w:r w:rsidRPr="009606EC">
        <w:rPr>
          <w:i/>
          <w:lang w:val="sr-Cyrl-BA"/>
        </w:rPr>
        <w:t>retention policies</w:t>
      </w:r>
      <w:r w:rsidR="009606EC" w:rsidRPr="009606EC">
        <w:rPr>
          <w:i/>
          <w:lang w:val="sr-Cyrl-BA"/>
        </w:rPr>
        <w:t>)</w:t>
      </w:r>
      <w:r w:rsidRPr="003E3668">
        <w:rPr>
          <w:lang w:val="sr-Cyrl-BA"/>
        </w:rPr>
        <w:t>.</w:t>
      </w:r>
    </w:p>
    <w:p w14:paraId="1A939487" w14:textId="77777777" w:rsidR="003F0F1D" w:rsidRPr="003F0F1D" w:rsidRDefault="003F0F1D" w:rsidP="00EB5DE9">
      <w:pPr>
        <w:pStyle w:val="ListParagraph"/>
        <w:ind w:left="284" w:firstLine="0"/>
        <w:rPr>
          <w:lang w:val="sr-Cyrl-BA"/>
        </w:rPr>
      </w:pPr>
    </w:p>
    <w:p w14:paraId="11BA826A" w14:textId="11CDE2ED" w:rsidR="003F0F1D" w:rsidRPr="003F0F1D" w:rsidRDefault="003F0F1D" w:rsidP="00EB5DE9">
      <w:pPr>
        <w:pStyle w:val="ListParagraph"/>
        <w:numPr>
          <w:ilvl w:val="0"/>
          <w:numId w:val="23"/>
        </w:numPr>
        <w:ind w:left="284" w:firstLine="0"/>
        <w:rPr>
          <w:lang w:val="sr-Cyrl-BA"/>
        </w:rPr>
      </w:pPr>
      <w:commentRangeStart w:id="74"/>
      <w:r w:rsidRPr="003F0F1D">
        <w:rPr>
          <w:b/>
          <w:lang w:val="sr-Cyrl-BA"/>
        </w:rPr>
        <w:t>К</w:t>
      </w:r>
      <w:r w:rsidR="00D46CE2">
        <w:rPr>
          <w:b/>
          <w:lang w:val="sr-Cyrl-BA"/>
        </w:rPr>
        <w:t>онтеј</w:t>
      </w:r>
      <w:r w:rsidR="00AA5B16">
        <w:rPr>
          <w:b/>
          <w:lang w:val="sr-Cyrl-BA"/>
        </w:rPr>
        <w:t>н</w:t>
      </w:r>
      <w:r w:rsidRPr="003F0F1D">
        <w:rPr>
          <w:b/>
          <w:lang w:val="sr-Cyrl-BA"/>
        </w:rPr>
        <w:t>ер</w:t>
      </w:r>
      <w:r w:rsidR="00D46CE2">
        <w:rPr>
          <w:lang w:val="en-US"/>
        </w:rPr>
        <w:t xml:space="preserve"> </w:t>
      </w:r>
      <w:commentRangeEnd w:id="74"/>
      <w:r w:rsidR="00D95771">
        <w:rPr>
          <w:rStyle w:val="CommentReference"/>
          <w:lang w:eastAsia="ar-SA"/>
        </w:rPr>
        <w:commentReference w:id="74"/>
      </w:r>
      <w:r w:rsidRPr="003F0F1D">
        <w:rPr>
          <w:lang w:val="sr-Cyrl-BA"/>
        </w:rPr>
        <w:t>(</w:t>
      </w:r>
      <w:r w:rsidR="00D46CE2">
        <w:rPr>
          <w:lang w:val="sr-Cyrl-BA"/>
        </w:rPr>
        <w:t>енг.</w:t>
      </w:r>
      <w:r w:rsidR="00D46CE2">
        <w:rPr>
          <w:lang w:val="en-US"/>
        </w:rPr>
        <w:t xml:space="preserve"> </w:t>
      </w:r>
      <w:r w:rsidRPr="003F0F1D">
        <w:rPr>
          <w:i/>
          <w:lang w:val="sr-Cyrl-BA"/>
        </w:rPr>
        <w:t>Bucket</w:t>
      </w:r>
      <w:r w:rsidRPr="003F0F1D">
        <w:rPr>
          <w:lang w:val="sr-Cyrl-BA"/>
        </w:rPr>
        <w:t>) је именовано м</w:t>
      </w:r>
      <w:r w:rsidR="00D46CE2">
        <w:rPr>
          <w:lang w:val="sr-Cyrl-BA"/>
        </w:rPr>
        <w:t>ј</w:t>
      </w:r>
      <w:r w:rsidRPr="003F0F1D">
        <w:rPr>
          <w:lang w:val="sr-Cyrl-BA"/>
        </w:rPr>
        <w:t>есто гд</w:t>
      </w:r>
      <w:r w:rsidR="00D46CE2">
        <w:rPr>
          <w:lang w:val="sr-Cyrl-BA"/>
        </w:rPr>
        <w:t>ј</w:t>
      </w:r>
      <w:r w:rsidRPr="003F0F1D">
        <w:rPr>
          <w:lang w:val="sr-Cyrl-BA"/>
        </w:rPr>
        <w:t xml:space="preserve">е се складиште </w:t>
      </w:r>
      <w:r w:rsidR="00AA5B16">
        <w:rPr>
          <w:lang w:val="sr-Cyrl-BA"/>
        </w:rPr>
        <w:t>подаци времен</w:t>
      </w:r>
      <w:r w:rsidR="00D46CE2">
        <w:rPr>
          <w:lang w:val="sr-Cyrl-BA"/>
        </w:rPr>
        <w:t>ских серија. Сваки контеј</w:t>
      </w:r>
      <w:r w:rsidR="00AA5B16">
        <w:rPr>
          <w:lang w:val="sr-Cyrl-BA"/>
        </w:rPr>
        <w:t xml:space="preserve">нер </w:t>
      </w:r>
      <w:r w:rsidRPr="003F0F1D">
        <w:rPr>
          <w:lang w:val="sr-Cyrl-BA"/>
        </w:rPr>
        <w:t>има политику задржавања,</w:t>
      </w:r>
      <w:r w:rsidR="00D12B5E">
        <w:rPr>
          <w:lang w:val="sr-Cyrl-BA"/>
        </w:rPr>
        <w:t xml:space="preserve"> тј. временски период током кога се чува свака тачка података</w:t>
      </w:r>
      <w:r w:rsidRPr="003F0F1D">
        <w:rPr>
          <w:lang w:val="sr-Cyrl-BA"/>
        </w:rPr>
        <w:t>.</w:t>
      </w:r>
    </w:p>
    <w:p w14:paraId="6AA258D8" w14:textId="77777777" w:rsidR="003E3668" w:rsidRPr="003E3668" w:rsidRDefault="003E3668" w:rsidP="00EB5DE9">
      <w:pPr>
        <w:pStyle w:val="ListParagraph"/>
        <w:ind w:left="284" w:firstLine="0"/>
        <w:rPr>
          <w:lang w:val="sr-Cyrl-BA"/>
        </w:rPr>
      </w:pPr>
    </w:p>
    <w:p w14:paraId="72A5232B" w14:textId="7955C2CF" w:rsidR="003E3668" w:rsidRPr="003E3668" w:rsidRDefault="009606EC" w:rsidP="00EB5DE9">
      <w:pPr>
        <w:pStyle w:val="ListParagraph"/>
        <w:numPr>
          <w:ilvl w:val="0"/>
          <w:numId w:val="23"/>
        </w:numPr>
        <w:ind w:left="284" w:firstLine="0"/>
        <w:rPr>
          <w:lang w:val="sr-Cyrl-BA"/>
        </w:rPr>
      </w:pPr>
      <w:r w:rsidRPr="009606EC">
        <w:rPr>
          <w:b/>
          <w:lang w:val="sr-Cyrl-BA"/>
        </w:rPr>
        <w:t>Политика задржавања</w:t>
      </w:r>
      <w:ins w:id="75" w:author="Vladimir Dimitrieski" w:date="2024-02-02T20:43:00Z">
        <w:r w:rsidR="006219F0">
          <w:rPr>
            <w:b/>
            <w:lang w:val="sr-Cyrl-BA"/>
          </w:rPr>
          <w:t xml:space="preserve"> </w:t>
        </w:r>
        <w:commentRangeStart w:id="76"/>
        <w:r w:rsidR="006219F0">
          <w:rPr>
            <w:b/>
            <w:lang w:val="sr-Cyrl-BA"/>
          </w:rPr>
          <w:t>података</w:t>
        </w:r>
      </w:ins>
      <w:r>
        <w:rPr>
          <w:lang w:val="sr-Cyrl-BA"/>
        </w:rPr>
        <w:t xml:space="preserve"> </w:t>
      </w:r>
      <w:commentRangeEnd w:id="76"/>
      <w:r w:rsidR="006219F0">
        <w:rPr>
          <w:rStyle w:val="CommentReference"/>
          <w:lang w:eastAsia="ar-SA"/>
        </w:rPr>
        <w:commentReference w:id="76"/>
      </w:r>
      <w:r w:rsidRPr="009606EC">
        <w:rPr>
          <w:i/>
          <w:lang w:val="sr-Cyrl-BA"/>
        </w:rPr>
        <w:t>(</w:t>
      </w:r>
      <w:r w:rsidR="00D12B5E">
        <w:rPr>
          <w:lang w:val="sr-Cyrl-BA"/>
        </w:rPr>
        <w:t>енг.</w:t>
      </w:r>
      <w:r w:rsidR="00D12B5E">
        <w:rPr>
          <w:lang w:val="en-US"/>
        </w:rPr>
        <w:t xml:space="preserve"> </w:t>
      </w:r>
      <w:r w:rsidR="003E3668" w:rsidRPr="009606EC">
        <w:rPr>
          <w:i/>
          <w:lang w:val="sr-Cyrl-BA"/>
        </w:rPr>
        <w:t>Retention Policies</w:t>
      </w:r>
      <w:r w:rsidRPr="009606EC">
        <w:rPr>
          <w:i/>
          <w:lang w:val="sr-Cyrl-BA"/>
        </w:rPr>
        <w:t>)</w:t>
      </w:r>
      <w:r w:rsidR="00D12B5E">
        <w:rPr>
          <w:lang w:val="sr-Cyrl-BA"/>
        </w:rPr>
        <w:t xml:space="preserve"> описује</w:t>
      </w:r>
      <w:r w:rsidR="003E3668" w:rsidRPr="003E3668">
        <w:rPr>
          <w:lang w:val="sr-Cyrl-BA"/>
        </w:rPr>
        <w:t xml:space="preserve"> колико дуго </w:t>
      </w:r>
      <w:r w:rsidR="003E3668" w:rsidRPr="009606EC">
        <w:rPr>
          <w:i/>
          <w:lang w:val="sr-Cyrl-BA"/>
        </w:rPr>
        <w:t>I</w:t>
      </w:r>
      <w:r w:rsidRPr="009606EC">
        <w:rPr>
          <w:i/>
          <w:lang w:val="sr-Cyrl-BA"/>
        </w:rPr>
        <w:t>nfluxDB</w:t>
      </w:r>
      <w:r>
        <w:rPr>
          <w:lang w:val="sr-Cyrl-BA"/>
        </w:rPr>
        <w:t xml:space="preserve"> чува податке </w:t>
      </w:r>
      <w:r w:rsidR="003E3668" w:rsidRPr="003E3668">
        <w:rPr>
          <w:lang w:val="sr-Cyrl-BA"/>
        </w:rPr>
        <w:t>и колико копија тих података је с</w:t>
      </w:r>
      <w:r>
        <w:rPr>
          <w:lang w:val="sr-Cyrl-BA"/>
        </w:rPr>
        <w:t>м</w:t>
      </w:r>
      <w:r w:rsidR="00D12B5E">
        <w:rPr>
          <w:lang w:val="sr-Cyrl-BA"/>
        </w:rPr>
        <w:t>ј</w:t>
      </w:r>
      <w:r>
        <w:rPr>
          <w:lang w:val="sr-Cyrl-BA"/>
        </w:rPr>
        <w:t xml:space="preserve">ештено у </w:t>
      </w:r>
      <w:r w:rsidR="00D12B5E">
        <w:rPr>
          <w:lang w:val="sr-Cyrl-BA"/>
        </w:rPr>
        <w:t>бази</w:t>
      </w:r>
      <w:r w:rsidR="003E3668" w:rsidRPr="003E3668">
        <w:rPr>
          <w:lang w:val="sr-Cyrl-BA"/>
        </w:rPr>
        <w:t xml:space="preserve">. </w:t>
      </w:r>
    </w:p>
    <w:p w14:paraId="6FFBD3EC" w14:textId="77777777" w:rsidR="003E3668" w:rsidRPr="003E3668" w:rsidRDefault="003E3668" w:rsidP="00EB5DE9">
      <w:pPr>
        <w:pStyle w:val="ListParagraph"/>
        <w:ind w:left="284" w:firstLine="0"/>
        <w:rPr>
          <w:lang w:val="sr-Cyrl-BA"/>
        </w:rPr>
      </w:pPr>
    </w:p>
    <w:p w14:paraId="538C0774" w14:textId="77777777" w:rsidR="003E3668" w:rsidRPr="003E3668" w:rsidRDefault="003E3668" w:rsidP="00EB5DE9">
      <w:pPr>
        <w:pStyle w:val="ListParagraph"/>
        <w:numPr>
          <w:ilvl w:val="0"/>
          <w:numId w:val="23"/>
        </w:numPr>
        <w:ind w:left="284" w:firstLine="0"/>
        <w:rPr>
          <w:lang w:val="sr-Cyrl-BA"/>
        </w:rPr>
      </w:pPr>
      <w:r w:rsidRPr="009606EC">
        <w:rPr>
          <w:b/>
          <w:lang w:val="sr-Cyrl-BA"/>
        </w:rPr>
        <w:t>Тачка</w:t>
      </w:r>
      <w:r w:rsidRPr="003E3668">
        <w:rPr>
          <w:lang w:val="sr-Cyrl-BA"/>
        </w:rPr>
        <w:t xml:space="preserve"> представља појединачни запис који има четири компоненте: м</w:t>
      </w:r>
      <w:r w:rsidR="009606EC">
        <w:rPr>
          <w:lang w:val="sr-Cyrl-BA"/>
        </w:rPr>
        <w:t>ј</w:t>
      </w:r>
      <w:r w:rsidRPr="003E3668">
        <w:rPr>
          <w:lang w:val="sr-Cyrl-BA"/>
        </w:rPr>
        <w:t>ерење, скуп тагова, скуп поља и временски печат. Свака тачка је јединствено идентификована својом серијом и временским печатом.</w:t>
      </w:r>
    </w:p>
    <w:p w14:paraId="30DCCCAD" w14:textId="77777777" w:rsidR="003E3668" w:rsidRPr="003E3668" w:rsidRDefault="003E3668" w:rsidP="00EB5DE9">
      <w:pPr>
        <w:pStyle w:val="ListParagraph"/>
        <w:ind w:left="284" w:firstLine="0"/>
        <w:rPr>
          <w:lang w:val="sr-Cyrl-BA"/>
        </w:rPr>
      </w:pPr>
    </w:p>
    <w:p w14:paraId="16CB92ED" w14:textId="40FD5E23" w:rsidR="003E3668" w:rsidRDefault="003E3668" w:rsidP="00EB5DE9">
      <w:pPr>
        <w:pStyle w:val="ListParagraph"/>
        <w:numPr>
          <w:ilvl w:val="0"/>
          <w:numId w:val="23"/>
        </w:numPr>
        <w:ind w:left="284" w:firstLine="0"/>
        <w:rPr>
          <w:lang w:val="sr-Cyrl-BA"/>
        </w:rPr>
      </w:pPr>
      <w:r w:rsidRPr="009606EC">
        <w:rPr>
          <w:b/>
          <w:lang w:val="sr-Cyrl-BA"/>
        </w:rPr>
        <w:t>База података</w:t>
      </w:r>
      <w:r w:rsidRPr="003E3668">
        <w:rPr>
          <w:lang w:val="sr-Cyrl-BA"/>
        </w:rPr>
        <w:t xml:space="preserve"> чува све ове компоненте. </w:t>
      </w:r>
      <w:r w:rsidRPr="009606EC">
        <w:rPr>
          <w:i/>
          <w:lang w:val="sr-Cyrl-BA"/>
        </w:rPr>
        <w:t>InfluxDB</w:t>
      </w:r>
      <w:r w:rsidRPr="003E3668">
        <w:rPr>
          <w:lang w:val="sr-Cyrl-BA"/>
        </w:rPr>
        <w:t xml:space="preserve"> база података служи као логички контејнер за кориснике, </w:t>
      </w:r>
      <w:r w:rsidR="009606EC">
        <w:rPr>
          <w:lang w:val="sr-Cyrl-BA"/>
        </w:rPr>
        <w:t>политике задржавања</w:t>
      </w:r>
      <w:r w:rsidRPr="003E3668">
        <w:rPr>
          <w:lang w:val="sr-Cyrl-BA"/>
        </w:rPr>
        <w:t xml:space="preserve">, </w:t>
      </w:r>
      <w:r w:rsidR="009606EC">
        <w:rPr>
          <w:lang w:val="sr-Cyrl-BA"/>
        </w:rPr>
        <w:t>континуалне упите и</w:t>
      </w:r>
      <w:r w:rsidRPr="003E3668">
        <w:rPr>
          <w:lang w:val="sr-Cyrl-BA"/>
        </w:rPr>
        <w:t xml:space="preserve"> временске серије податка. </w:t>
      </w:r>
      <w:r w:rsidRPr="009606EC">
        <w:rPr>
          <w:i/>
          <w:lang w:val="sr-Cyrl-BA"/>
        </w:rPr>
        <w:t>InfluxDB</w:t>
      </w:r>
      <w:r w:rsidRPr="003E3668">
        <w:rPr>
          <w:lang w:val="sr-Cyrl-BA"/>
        </w:rPr>
        <w:t xml:space="preserve"> </w:t>
      </w:r>
      <w:r w:rsidR="009606EC">
        <w:rPr>
          <w:lang w:val="sr-Cyrl-BA"/>
        </w:rPr>
        <w:t>не захтијева стикту шему</w:t>
      </w:r>
      <w:r w:rsidR="00D12B5E">
        <w:rPr>
          <w:lang w:val="sr-Cyrl-BA"/>
        </w:rPr>
        <w:t xml:space="preserve"> базе</w:t>
      </w:r>
      <w:r w:rsidRPr="003E3668">
        <w:rPr>
          <w:lang w:val="sr-Cyrl-BA"/>
        </w:rPr>
        <w:t xml:space="preserve"> података, што значи да је једноставно додавати нова м</w:t>
      </w:r>
      <w:r w:rsidR="00D12B5E">
        <w:rPr>
          <w:lang w:val="sr-Cyrl-BA"/>
        </w:rPr>
        <w:t>ј</w:t>
      </w:r>
      <w:r w:rsidRPr="003E3668">
        <w:rPr>
          <w:lang w:val="sr-Cyrl-BA"/>
        </w:rPr>
        <w:t>ерења, тагове и поља у било које вр</w:t>
      </w:r>
      <w:r w:rsidR="00D12B5E">
        <w:rPr>
          <w:lang w:val="sr-Cyrl-BA"/>
        </w:rPr>
        <w:t>иј</w:t>
      </w:r>
      <w:r w:rsidRPr="003E3668">
        <w:rPr>
          <w:lang w:val="sr-Cyrl-BA"/>
        </w:rPr>
        <w:t>еме, олакшавајући рад са временским серијама података.</w:t>
      </w:r>
    </w:p>
    <w:p w14:paraId="526770CE" w14:textId="77777777" w:rsidR="00AA5B16" w:rsidRDefault="00AA5B16" w:rsidP="00EB5DE9">
      <w:pPr>
        <w:ind w:firstLine="0"/>
        <w:rPr>
          <w:lang w:val="sr-Cyrl-BA"/>
        </w:rPr>
      </w:pPr>
    </w:p>
    <w:p w14:paraId="2522E0A1" w14:textId="3141FFEC" w:rsidR="00A379A5" w:rsidDel="00AB161E" w:rsidRDefault="00BB0BE5" w:rsidP="0000730F">
      <w:pPr>
        <w:ind w:firstLine="284"/>
        <w:rPr>
          <w:del w:id="77" w:author="Vladimir Dimitrieski" w:date="2024-02-02T20:38:00Z"/>
          <w:lang w:val="sr-Cyrl-BA"/>
        </w:rPr>
      </w:pPr>
      <w:r w:rsidRPr="00BB0BE5">
        <w:rPr>
          <w:lang w:val="sr-Cyrl-BA"/>
        </w:rPr>
        <w:t xml:space="preserve">У овом информационом систему </w:t>
      </w:r>
      <w:r w:rsidR="00B11DF5">
        <w:rPr>
          <w:lang w:val="sr-Cyrl-BA"/>
        </w:rPr>
        <w:t>су</w:t>
      </w:r>
      <w:r w:rsidRPr="00BB0BE5">
        <w:rPr>
          <w:lang w:val="sr-Cyrl-BA"/>
        </w:rPr>
        <w:t xml:space="preserve"> употр</w:t>
      </w:r>
      <w:r w:rsidR="00B11DF5">
        <w:rPr>
          <w:lang w:val="sr-Cyrl-BA"/>
        </w:rPr>
        <w:t>ијебљена</w:t>
      </w:r>
      <w:r w:rsidRPr="00BB0BE5">
        <w:rPr>
          <w:lang w:val="sr-Cyrl-BA"/>
        </w:rPr>
        <w:t xml:space="preserve"> два контејнера</w:t>
      </w:r>
      <w:r w:rsidR="00B11DF5">
        <w:rPr>
          <w:lang w:val="sr-Cyrl-BA"/>
        </w:rPr>
        <w:t>.</w:t>
      </w:r>
      <w:r w:rsidRPr="00BB0BE5">
        <w:rPr>
          <w:lang w:val="sr-Cyrl-BA"/>
        </w:rPr>
        <w:t xml:space="preserve"> </w:t>
      </w:r>
    </w:p>
    <w:p w14:paraId="1859E276" w14:textId="1E92A97C" w:rsidR="00EB5DE9" w:rsidRDefault="00B11DF5" w:rsidP="00AB161E">
      <w:pPr>
        <w:ind w:firstLine="284"/>
        <w:rPr>
          <w:i/>
          <w:lang w:val="sr-Cyrl-BA"/>
        </w:rPr>
        <w:pPrChange w:id="78" w:author="Vladimir Dimitrieski" w:date="2024-02-02T20:38:00Z">
          <w:pPr>
            <w:ind w:firstLine="0"/>
          </w:pPr>
        </w:pPrChange>
      </w:pPr>
      <w:r>
        <w:rPr>
          <w:lang w:val="sr-Cyrl-BA"/>
        </w:rPr>
        <w:t xml:space="preserve">Први контејнер под </w:t>
      </w:r>
      <w:r w:rsidR="00B05E34">
        <w:rPr>
          <w:lang w:val="sr-Cyrl-BA"/>
        </w:rPr>
        <w:t>називом</w:t>
      </w:r>
      <w:r>
        <w:rPr>
          <w:lang w:val="sr-Cyrl-BA"/>
        </w:rPr>
        <w:t xml:space="preserve"> </w:t>
      </w:r>
      <w:r w:rsidR="00BB0BE5" w:rsidRPr="00A379A5">
        <w:rPr>
          <w:i/>
          <w:lang w:val="sr-Cyrl-BA"/>
        </w:rPr>
        <w:t>airSensor-RT</w:t>
      </w:r>
      <w:r w:rsidR="00BB0BE5" w:rsidRPr="00BB0BE5">
        <w:rPr>
          <w:lang w:val="sr-Cyrl-BA"/>
        </w:rPr>
        <w:t>, служи за чување п</w:t>
      </w:r>
      <w:r>
        <w:rPr>
          <w:lang w:val="sr-Cyrl-BA"/>
        </w:rPr>
        <w:t xml:space="preserve">одатака о мјерењима са сензора. </w:t>
      </w:r>
      <w:r w:rsidR="00A379A5" w:rsidRPr="00A379A5">
        <w:rPr>
          <w:lang w:val="sr-Cyrl-BA"/>
        </w:rPr>
        <w:t xml:space="preserve">Подаци се у овај контејнер смјештају периодичним извршавањем </w:t>
      </w:r>
      <w:r w:rsidR="00B05E34">
        <w:rPr>
          <w:lang w:val="sr-Cyrl-BA"/>
        </w:rPr>
        <w:t>задатка</w:t>
      </w:r>
      <w:r>
        <w:rPr>
          <w:lang w:val="sr-Cyrl-BA"/>
        </w:rPr>
        <w:t xml:space="preserve"> (енг. </w:t>
      </w:r>
      <w:r w:rsidRPr="00B05E34">
        <w:rPr>
          <w:i/>
          <w:lang w:val="en-US"/>
        </w:rPr>
        <w:t>task</w:t>
      </w:r>
      <w:r>
        <w:rPr>
          <w:lang w:val="en-US"/>
        </w:rPr>
        <w:t xml:space="preserve">) </w:t>
      </w:r>
      <w:r>
        <w:rPr>
          <w:lang w:val="sr-Cyrl-BA"/>
        </w:rPr>
        <w:t>названим „</w:t>
      </w:r>
      <w:r w:rsidR="00A379A5" w:rsidRPr="00B05E34">
        <w:rPr>
          <w:i/>
          <w:lang w:val="sr-Cyrl-BA"/>
        </w:rPr>
        <w:t>Collect air sen</w:t>
      </w:r>
      <w:r w:rsidRPr="00B05E34">
        <w:rPr>
          <w:i/>
          <w:lang w:val="sr-Cyrl-BA"/>
        </w:rPr>
        <w:t xml:space="preserve">sor data - real Time </w:t>
      </w:r>
      <w:proofErr w:type="gramStart"/>
      <w:r w:rsidRPr="00B05E34">
        <w:rPr>
          <w:i/>
          <w:lang w:val="sr-Cyrl-BA"/>
        </w:rPr>
        <w:t>Simulation</w:t>
      </w:r>
      <w:r>
        <w:rPr>
          <w:lang w:val="sr-Cyrl-BA"/>
        </w:rPr>
        <w:t>“</w:t>
      </w:r>
      <w:proofErr w:type="gramEnd"/>
      <w:r w:rsidR="00A379A5" w:rsidRPr="00A379A5">
        <w:rPr>
          <w:lang w:val="sr-Cyrl-BA"/>
        </w:rPr>
        <w:t xml:space="preserve">. </w:t>
      </w:r>
      <w:r w:rsidR="00B05E34">
        <w:rPr>
          <w:lang w:val="sr-Cyrl-BA"/>
        </w:rPr>
        <w:t xml:space="preserve">Извршавањем кода скрипте, наведене </w:t>
      </w:r>
      <w:r w:rsidR="00B05E34">
        <w:rPr>
          <w:lang w:val="sr-Cyrl-BA"/>
        </w:rPr>
        <w:lastRenderedPageBreak/>
        <w:t xml:space="preserve">испод, подаци се повлаче са званичног </w:t>
      </w:r>
      <w:r w:rsidR="00B05E34" w:rsidRPr="00B05E34">
        <w:rPr>
          <w:i/>
          <w:lang w:val="en-US"/>
        </w:rPr>
        <w:t>Air Sensor Data Set</w:t>
      </w:r>
      <w:r w:rsidR="00B05E34">
        <w:rPr>
          <w:lang w:val="en-US"/>
        </w:rPr>
        <w:t>-a</w:t>
      </w:r>
      <w:r w:rsidR="00B05E34">
        <w:rPr>
          <w:lang w:val="sr-Cyrl-BA"/>
        </w:rPr>
        <w:t xml:space="preserve"> и чувају у контејнер </w:t>
      </w:r>
      <w:r w:rsidR="00B05E34" w:rsidRPr="00A379A5">
        <w:rPr>
          <w:i/>
          <w:lang w:val="sr-Cyrl-BA"/>
        </w:rPr>
        <w:t>airSensor-RT</w:t>
      </w:r>
      <w:r w:rsidR="00B05E34">
        <w:rPr>
          <w:i/>
          <w:lang w:val="sr-Cyrl-BA"/>
        </w:rPr>
        <w:t>.</w:t>
      </w:r>
    </w:p>
    <w:p w14:paraId="77608A9B" w14:textId="77777777" w:rsidR="00B05E34" w:rsidRPr="00B05E34" w:rsidRDefault="00B05E34" w:rsidP="00A379A5">
      <w:pPr>
        <w:ind w:firstLine="0"/>
        <w:rPr>
          <w:lang w:val="sr-Cyrl-BA"/>
        </w:rPr>
      </w:pPr>
    </w:p>
    <w:p w14:paraId="13E76D21" w14:textId="77777777" w:rsidR="006315DA" w:rsidRP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import "influxdata/influxdb/sample"</w:t>
      </w:r>
    </w:p>
    <w:p w14:paraId="58DB88ED" w14:textId="77777777" w:rsidR="006315DA" w:rsidRP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import "date"</w:t>
      </w:r>
    </w:p>
    <w:p w14:paraId="33F29440" w14:textId="77777777" w:rsidR="006315DA" w:rsidRP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sample.data(set: "airSensor")</w:t>
      </w:r>
    </w:p>
    <w:p w14:paraId="04AFAF4D" w14:textId="77777777" w:rsidR="006315DA" w:rsidRP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 xml:space="preserve">    |&gt; map(fn: (r) =&gt; ({r with _time: date.add(d: 15m, to: r._time)}))</w:t>
      </w:r>
    </w:p>
    <w:p w14:paraId="3CD30EA6" w14:textId="77777777" w:rsidR="006315DA" w:rsidRDefault="006315DA" w:rsidP="00A65BC2">
      <w:pPr>
        <w:ind w:left="240" w:firstLine="0"/>
        <w:rPr>
          <w:rFonts w:ascii="Courier New" w:hAnsi="Courier New" w:cs="Courier New"/>
          <w:sz w:val="20"/>
          <w:lang w:val="sr-Cyrl-BA"/>
        </w:rPr>
      </w:pPr>
      <w:r w:rsidRPr="006315DA">
        <w:rPr>
          <w:rFonts w:ascii="Courier New" w:hAnsi="Courier New" w:cs="Courier New"/>
          <w:sz w:val="20"/>
          <w:lang w:val="sr-Cyrl-BA"/>
        </w:rPr>
        <w:t xml:space="preserve">    |&gt; to(bucket: "airSensor-RT")</w:t>
      </w:r>
    </w:p>
    <w:p w14:paraId="4DB24AAD" w14:textId="77777777" w:rsidR="00B05E34" w:rsidRPr="006315DA" w:rsidRDefault="00B05E34" w:rsidP="00A65BC2">
      <w:pPr>
        <w:ind w:left="240" w:firstLine="0"/>
        <w:rPr>
          <w:rFonts w:ascii="Courier New" w:hAnsi="Courier New" w:cs="Courier New"/>
          <w:sz w:val="20"/>
          <w:lang w:val="sr-Cyrl-BA"/>
        </w:rPr>
      </w:pPr>
    </w:p>
    <w:p w14:paraId="33E8838F" w14:textId="13C0144B" w:rsidR="003B50CE" w:rsidRPr="00D40E53" w:rsidRDefault="00BB0BE5" w:rsidP="00A379A5">
      <w:pPr>
        <w:ind w:firstLine="0"/>
        <w:rPr>
          <w:lang w:val="sr-Cyrl-BA"/>
        </w:rPr>
      </w:pPr>
      <w:r w:rsidRPr="00BB0BE5">
        <w:rPr>
          <w:lang w:val="sr-Cyrl-BA"/>
        </w:rPr>
        <w:t xml:space="preserve">У пољу овог контејнера се налазе информације о очитаним вриједностима </w:t>
      </w:r>
      <w:r w:rsidR="00B05E34">
        <w:rPr>
          <w:lang w:val="sr-Cyrl-BA"/>
        </w:rPr>
        <w:t>са сензора, док су у тагу смје</w:t>
      </w:r>
      <w:r w:rsidRPr="00BB0BE5">
        <w:rPr>
          <w:lang w:val="sr-Cyrl-BA"/>
        </w:rPr>
        <w:t>штени бројеви канцеларија у којима су сензори постављени.</w:t>
      </w:r>
      <w:r w:rsidR="003B50CE">
        <w:rPr>
          <w:lang w:val="sr-Cyrl-BA"/>
        </w:rPr>
        <w:t xml:space="preserve"> На слици 3.2.1 се налази примјер једног податка, тачке у </w:t>
      </w:r>
      <w:r w:rsidR="003B50CE" w:rsidRPr="00A379A5">
        <w:rPr>
          <w:i/>
          <w:lang w:val="sr-Cyrl-BA"/>
        </w:rPr>
        <w:t>airSensor-RT</w:t>
      </w:r>
      <w:r w:rsidR="003B50CE">
        <w:rPr>
          <w:i/>
          <w:lang w:val="sr-Cyrl-BA"/>
        </w:rPr>
        <w:t xml:space="preserve"> </w:t>
      </w:r>
      <w:r w:rsidR="003B50CE" w:rsidRPr="003B50CE">
        <w:rPr>
          <w:lang w:val="sr-Cyrl-BA"/>
        </w:rPr>
        <w:t>контејнеру</w:t>
      </w:r>
      <w:r w:rsidR="003B50CE">
        <w:rPr>
          <w:i/>
          <w:lang w:val="sr-Cyrl-BA"/>
        </w:rPr>
        <w:t>.</w:t>
      </w:r>
    </w:p>
    <w:p w14:paraId="460C9843" w14:textId="0E876A64" w:rsidR="00AA5B16" w:rsidRPr="00B05E34" w:rsidRDefault="00AA5B16" w:rsidP="004C10FA">
      <w:pPr>
        <w:ind w:left="-284" w:firstLine="0"/>
        <w:rPr>
          <w:i/>
          <w:lang w:val="sr-Cyrl-BA"/>
        </w:rPr>
      </w:pPr>
      <w:r>
        <w:rPr>
          <w:noProof/>
          <w:lang w:val="en-US"/>
        </w:rPr>
        <w:drawing>
          <wp:anchor distT="0" distB="0" distL="114300" distR="114300" simplePos="0" relativeHeight="251633664" behindDoc="0" locked="0" layoutInCell="1" allowOverlap="1" wp14:anchorId="3204152A" wp14:editId="46759FAA">
            <wp:simplePos x="0" y="0"/>
            <wp:positionH relativeFrom="column">
              <wp:posOffset>151130</wp:posOffset>
            </wp:positionH>
            <wp:positionV relativeFrom="paragraph">
              <wp:posOffset>155575</wp:posOffset>
            </wp:positionV>
            <wp:extent cx="5760000" cy="500400"/>
            <wp:effectExtent l="152400" t="152400" r="355600" b="3568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500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05E34">
        <w:rPr>
          <w:lang w:val="sr-Cyrl-BA"/>
        </w:rPr>
        <w:tab/>
      </w:r>
      <w:r w:rsidR="00B05E34">
        <w:rPr>
          <w:lang w:val="sr-Cyrl-BA"/>
        </w:rPr>
        <w:tab/>
      </w:r>
      <w:r w:rsidR="00B05E34" w:rsidRPr="00B05E34">
        <w:rPr>
          <w:i/>
          <w:lang w:val="sr-Cyrl-BA"/>
        </w:rPr>
        <w:t xml:space="preserve">Слика 3.2.1 </w:t>
      </w:r>
      <w:r w:rsidRPr="00B05E34">
        <w:rPr>
          <w:i/>
          <w:lang w:val="sr-Cyrl-BA"/>
        </w:rPr>
        <w:t xml:space="preserve">Примјер једне тачке у </w:t>
      </w:r>
      <w:r w:rsidRPr="00B05E34">
        <w:rPr>
          <w:i/>
          <w:lang w:val="sr-Latn-BA"/>
        </w:rPr>
        <w:t>airSensor-RT</w:t>
      </w:r>
      <w:r w:rsidRPr="00B05E34">
        <w:rPr>
          <w:i/>
          <w:lang w:val="sr-Cyrl-BA"/>
        </w:rPr>
        <w:t xml:space="preserve"> </w:t>
      </w:r>
      <w:r w:rsidR="00B05E34" w:rsidRPr="00B05E34">
        <w:rPr>
          <w:i/>
          <w:lang w:val="sr-Cyrl-BA"/>
        </w:rPr>
        <w:t>контејнеру</w:t>
      </w:r>
    </w:p>
    <w:p w14:paraId="7CBEED82" w14:textId="77777777" w:rsidR="00BB0BE5" w:rsidRPr="00BB0BE5" w:rsidRDefault="00BB0BE5" w:rsidP="00BB0BE5">
      <w:pPr>
        <w:ind w:firstLine="0"/>
        <w:rPr>
          <w:lang w:val="sr-Cyrl-BA"/>
        </w:rPr>
      </w:pPr>
    </w:p>
    <w:p w14:paraId="4116121C" w14:textId="76A6EFF8" w:rsidR="00D40E53" w:rsidRDefault="00BB0BE5" w:rsidP="004C10FA">
      <w:pPr>
        <w:ind w:firstLine="142"/>
        <w:rPr>
          <w:lang w:val="sr-Cyrl-BA"/>
        </w:rPr>
      </w:pPr>
      <w:r w:rsidRPr="00BB0BE5">
        <w:rPr>
          <w:lang w:val="sr-Cyrl-BA"/>
        </w:rPr>
        <w:t xml:space="preserve">Други контејнер, </w:t>
      </w:r>
      <w:r w:rsidR="00EB5DE9">
        <w:rPr>
          <w:lang w:val="sr-Cyrl-BA"/>
        </w:rPr>
        <w:t xml:space="preserve">назван </w:t>
      </w:r>
      <w:r w:rsidRPr="00A379A5">
        <w:rPr>
          <w:i/>
          <w:lang w:val="sr-Cyrl-BA"/>
        </w:rPr>
        <w:t>buildingEvents</w:t>
      </w:r>
      <w:r w:rsidRPr="00BB0BE5">
        <w:rPr>
          <w:lang w:val="sr-Cyrl-BA"/>
        </w:rPr>
        <w:t xml:space="preserve">, </w:t>
      </w:r>
      <w:r w:rsidR="00EB5DE9">
        <w:rPr>
          <w:lang w:val="sr-Cyrl-BA"/>
        </w:rPr>
        <w:t>служи за складиштење догађаја у</w:t>
      </w:r>
      <w:r w:rsidRPr="00BB0BE5">
        <w:rPr>
          <w:lang w:val="sr-Cyrl-BA"/>
        </w:rPr>
        <w:t xml:space="preserve">ласка/изласка радника из пословне зграде. </w:t>
      </w:r>
      <w:r w:rsidR="00A379A5">
        <w:rPr>
          <w:lang w:val="sr-Cyrl-BA"/>
        </w:rPr>
        <w:t>Сваки пут када се симулира улазак или излазак радника из зграде</w:t>
      </w:r>
      <w:r w:rsidR="00EB5DE9">
        <w:rPr>
          <w:lang w:val="sr-Cyrl-BA"/>
        </w:rPr>
        <w:t>,</w:t>
      </w:r>
      <w:r w:rsidR="00A379A5">
        <w:rPr>
          <w:lang w:val="sr-Cyrl-BA"/>
        </w:rPr>
        <w:t xml:space="preserve"> у овај контеинер се сачува нова тачка са потребним инфомрацијама. </w:t>
      </w:r>
      <w:r w:rsidRPr="00BB0BE5">
        <w:rPr>
          <w:lang w:val="sr-Cyrl-BA"/>
        </w:rPr>
        <w:t>У пољу овог контејнера се налази информација о правцу кретања радника, док су у тагу см</w:t>
      </w:r>
      <w:r w:rsidR="00EB5DE9">
        <w:rPr>
          <w:lang w:val="sr-Cyrl-BA"/>
        </w:rPr>
        <w:t>ј</w:t>
      </w:r>
      <w:r w:rsidRPr="00BB0BE5">
        <w:rPr>
          <w:lang w:val="sr-Cyrl-BA"/>
        </w:rPr>
        <w:t>ештени и</w:t>
      </w:r>
      <w:r w:rsidR="00A379A5">
        <w:rPr>
          <w:lang w:val="sr-Cyrl-BA"/>
        </w:rPr>
        <w:t>дентификациони бројеви радника</w:t>
      </w:r>
      <w:r w:rsidR="004C10FA">
        <w:rPr>
          <w:lang w:val="sr-Cyrl-BA"/>
        </w:rPr>
        <w:t>, као што је илустровано на слици 3.2.2</w:t>
      </w:r>
      <w:r w:rsidR="00A379A5">
        <w:rPr>
          <w:lang w:val="sr-Cyrl-BA"/>
        </w:rPr>
        <w:t xml:space="preserve">. </w:t>
      </w:r>
      <w:r w:rsidRPr="00BB0BE5">
        <w:rPr>
          <w:lang w:val="sr-Cyrl-BA"/>
        </w:rPr>
        <w:t xml:space="preserve">Ова структура података је дизајнирана </w:t>
      </w:r>
      <w:r w:rsidR="00EB5DE9">
        <w:rPr>
          <w:lang w:val="sr-Cyrl-BA"/>
        </w:rPr>
        <w:t>имајући у виду</w:t>
      </w:r>
      <w:r w:rsidRPr="00BB0BE5">
        <w:rPr>
          <w:lang w:val="sr-Cyrl-BA"/>
        </w:rPr>
        <w:t xml:space="preserve"> честе упите система</w:t>
      </w:r>
      <w:r w:rsidR="00EB5DE9">
        <w:rPr>
          <w:lang w:val="sr-Cyrl-BA"/>
        </w:rPr>
        <w:t>, који траже информације о посљ</w:t>
      </w:r>
      <w:r w:rsidRPr="00BB0BE5">
        <w:rPr>
          <w:lang w:val="sr-Cyrl-BA"/>
        </w:rPr>
        <w:t xml:space="preserve">едњој активности сваког радника. Оптимизација упита је постигнута употребом тага за </w:t>
      </w:r>
      <w:r w:rsidR="00F34B68">
        <w:rPr>
          <w:lang w:val="sr-Cyrl-BA"/>
        </w:rPr>
        <w:t>чување идентификације</w:t>
      </w:r>
      <w:r w:rsidRPr="00BB0BE5">
        <w:rPr>
          <w:lang w:val="sr-Cyrl-BA"/>
        </w:rPr>
        <w:t xml:space="preserve"> радника. Прим</w:t>
      </w:r>
      <w:r w:rsidR="004C10FA">
        <w:rPr>
          <w:lang w:val="en-US"/>
        </w:rPr>
        <w:t>j</w:t>
      </w:r>
      <w:r w:rsidRPr="00BB0BE5">
        <w:rPr>
          <w:lang w:val="sr-Cyrl-BA"/>
        </w:rPr>
        <w:t>ер</w:t>
      </w:r>
      <w:r w:rsidR="004C10FA">
        <w:rPr>
          <w:lang w:val="sr-Cyrl-BA"/>
        </w:rPr>
        <w:t xml:space="preserve"> тога је сљ</w:t>
      </w:r>
      <w:r w:rsidRPr="00BB0BE5">
        <w:rPr>
          <w:lang w:val="sr-Cyrl-BA"/>
        </w:rPr>
        <w:t>едећи упит:</w:t>
      </w:r>
    </w:p>
    <w:p w14:paraId="7DD753BF" w14:textId="77777777" w:rsidR="00EB5DE9" w:rsidRDefault="00EB5DE9" w:rsidP="00EB5DE9">
      <w:pPr>
        <w:ind w:firstLine="142"/>
        <w:rPr>
          <w:lang w:val="sr-Cyrl-BA"/>
        </w:rPr>
      </w:pPr>
    </w:p>
    <w:p w14:paraId="63104F26" w14:textId="77777777" w:rsidR="00BB0BE5" w:rsidRPr="006315DA" w:rsidRDefault="00BB0BE5" w:rsidP="00D40E53">
      <w:pPr>
        <w:ind w:left="360" w:firstLine="0"/>
        <w:rPr>
          <w:rFonts w:ascii="Courier New" w:hAnsi="Courier New" w:cs="Courier New"/>
          <w:sz w:val="20"/>
          <w:lang w:val="sr-Cyrl-BA"/>
        </w:rPr>
      </w:pPr>
      <w:r w:rsidRPr="006315DA">
        <w:rPr>
          <w:rFonts w:ascii="Courier New" w:hAnsi="Courier New" w:cs="Courier New"/>
          <w:sz w:val="20"/>
          <w:lang w:val="sr-Cyrl-BA"/>
        </w:rPr>
        <w:t xml:space="preserve">from(bucket: \"" + influxDBConnection.getBucket() + "\") </w:t>
      </w:r>
    </w:p>
    <w:p w14:paraId="6944C8FC" w14:textId="77777777" w:rsidR="00BB0BE5" w:rsidRPr="006315DA" w:rsidRDefault="00BB0BE5" w:rsidP="00D40E53">
      <w:pPr>
        <w:ind w:left="360" w:firstLine="0"/>
        <w:rPr>
          <w:rFonts w:ascii="Courier New" w:hAnsi="Courier New" w:cs="Courier New"/>
          <w:sz w:val="20"/>
          <w:lang w:val="sr-Cyrl-BA"/>
        </w:rPr>
      </w:pPr>
      <w:r w:rsidRPr="006315DA">
        <w:rPr>
          <w:rFonts w:ascii="Courier New" w:hAnsi="Courier New" w:cs="Courier New"/>
          <w:sz w:val="20"/>
          <w:lang w:val="sr-Cyrl-BA"/>
        </w:rPr>
        <w:t xml:space="preserve">|&gt; range(start: -24h) </w:t>
      </w:r>
    </w:p>
    <w:p w14:paraId="72393A7F" w14:textId="77777777" w:rsidR="00BB0BE5" w:rsidRPr="006315DA" w:rsidRDefault="00BB0BE5" w:rsidP="00D40E53">
      <w:pPr>
        <w:ind w:left="360" w:firstLine="0"/>
        <w:rPr>
          <w:rFonts w:ascii="Courier New" w:hAnsi="Courier New" w:cs="Courier New"/>
          <w:sz w:val="20"/>
          <w:lang w:val="sr-Cyrl-BA"/>
        </w:rPr>
      </w:pPr>
      <w:r w:rsidRPr="006315DA">
        <w:rPr>
          <w:rFonts w:ascii="Courier New" w:hAnsi="Courier New" w:cs="Courier New"/>
          <w:sz w:val="20"/>
          <w:lang w:val="sr-Cyrl-BA"/>
        </w:rPr>
        <w:t xml:space="preserve">|&gt; sort(columns: [\"_time\"], desc: false) </w:t>
      </w:r>
    </w:p>
    <w:p w14:paraId="2560544F" w14:textId="77777777" w:rsidR="00BB0BE5" w:rsidRPr="006315DA" w:rsidRDefault="00BB0BE5" w:rsidP="00D40E53">
      <w:pPr>
        <w:ind w:left="360" w:firstLine="0"/>
        <w:rPr>
          <w:rFonts w:ascii="Courier New" w:hAnsi="Courier New" w:cs="Courier New"/>
          <w:sz w:val="20"/>
          <w:lang w:val="sr-Latn-BA"/>
        </w:rPr>
      </w:pPr>
      <w:r w:rsidRPr="006315DA">
        <w:rPr>
          <w:rFonts w:ascii="Courier New" w:hAnsi="Courier New" w:cs="Courier New"/>
          <w:sz w:val="20"/>
          <w:lang w:val="sr-Cyrl-BA"/>
        </w:rPr>
        <w:t xml:space="preserve">|&gt; group(columns: [\"employeeId\"]) </w:t>
      </w:r>
    </w:p>
    <w:p w14:paraId="58FC3C2F" w14:textId="77777777" w:rsidR="00BB0BE5" w:rsidRPr="006F6BBB" w:rsidRDefault="00BB0BE5" w:rsidP="00D40E53">
      <w:pPr>
        <w:ind w:left="360" w:firstLine="0"/>
        <w:rPr>
          <w:rFonts w:ascii="Courier New" w:hAnsi="Courier New" w:cs="Courier New"/>
          <w:sz w:val="20"/>
        </w:rPr>
      </w:pPr>
      <w:r w:rsidRPr="006315DA">
        <w:rPr>
          <w:rFonts w:ascii="Courier New" w:hAnsi="Courier New" w:cs="Courier New"/>
          <w:sz w:val="20"/>
          <w:lang w:val="sr-Cyrl-BA"/>
        </w:rPr>
        <w:t xml:space="preserve">|&gt; last() </w:t>
      </w:r>
    </w:p>
    <w:p w14:paraId="48B4CCF5" w14:textId="5B27B589" w:rsidR="00EB5DE9" w:rsidRPr="006315DA" w:rsidRDefault="00BB0BE5" w:rsidP="00EB5DE9">
      <w:pPr>
        <w:ind w:left="360" w:firstLine="0"/>
        <w:rPr>
          <w:rFonts w:ascii="Courier New" w:hAnsi="Courier New" w:cs="Courier New"/>
          <w:sz w:val="20"/>
          <w:lang w:val="sr-Cyrl-BA"/>
        </w:rPr>
      </w:pPr>
      <w:r w:rsidRPr="006315DA">
        <w:rPr>
          <w:rFonts w:ascii="Courier New" w:hAnsi="Courier New" w:cs="Courier New"/>
          <w:sz w:val="20"/>
          <w:lang w:val="sr-Cyrl-BA"/>
        </w:rPr>
        <w:t>|&gt; filter(fn: (r) =&gt; r._value == \"in\")</w:t>
      </w:r>
    </w:p>
    <w:p w14:paraId="6E36661F" w14:textId="7D51004A" w:rsidR="008F3A3C" w:rsidRPr="004C10FA" w:rsidRDefault="00854A95" w:rsidP="004C10FA">
      <w:pPr>
        <w:ind w:left="-284" w:firstLine="0"/>
        <w:rPr>
          <w:i/>
          <w:lang w:val="sr-Cyrl-BA"/>
        </w:rPr>
      </w:pPr>
      <w:r>
        <w:rPr>
          <w:noProof/>
          <w:lang w:val="en-US"/>
        </w:rPr>
        <w:lastRenderedPageBreak/>
        <w:drawing>
          <wp:inline distT="0" distB="0" distL="0" distR="0" wp14:anchorId="08758A64" wp14:editId="058DB4D5">
            <wp:extent cx="5760720" cy="499745"/>
            <wp:effectExtent l="152400" t="152400" r="354330" b="3575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99745"/>
                    </a:xfrm>
                    <a:prstGeom prst="rect">
                      <a:avLst/>
                    </a:prstGeom>
                    <a:ln>
                      <a:noFill/>
                    </a:ln>
                    <a:effectLst>
                      <a:outerShdw blurRad="292100" dist="139700" dir="2700000" algn="tl" rotWithShape="0">
                        <a:srgbClr val="333333">
                          <a:alpha val="65000"/>
                        </a:srgbClr>
                      </a:outerShdw>
                    </a:effectLst>
                  </pic:spPr>
                </pic:pic>
              </a:graphicData>
            </a:graphic>
          </wp:inline>
        </w:drawing>
      </w:r>
      <w:r w:rsidR="00AA5B16">
        <w:rPr>
          <w:lang w:val="sr-Cyrl-BA"/>
        </w:rPr>
        <w:t xml:space="preserve">                 </w:t>
      </w:r>
      <w:r w:rsidR="00EB5DE9">
        <w:rPr>
          <w:i/>
          <w:lang w:val="sr-Cyrl-BA"/>
        </w:rPr>
        <w:t>Слика 3.2.2</w:t>
      </w:r>
      <w:r w:rsidR="00EB5DE9" w:rsidRPr="00B05E34">
        <w:rPr>
          <w:i/>
          <w:lang w:val="sr-Cyrl-BA"/>
        </w:rPr>
        <w:t xml:space="preserve"> Примјер једне тачке у </w:t>
      </w:r>
      <w:r w:rsidR="00EB5DE9" w:rsidRPr="00A379A5">
        <w:rPr>
          <w:i/>
          <w:lang w:val="sr-Cyrl-BA"/>
        </w:rPr>
        <w:t>buildingEvents</w:t>
      </w:r>
      <w:r w:rsidR="00EB5DE9" w:rsidRPr="00B05E34">
        <w:rPr>
          <w:i/>
          <w:lang w:val="sr-Cyrl-BA"/>
        </w:rPr>
        <w:t xml:space="preserve"> контејнеру</w:t>
      </w:r>
    </w:p>
    <w:p w14:paraId="358F1364" w14:textId="77777777" w:rsidR="00DB4E29" w:rsidRPr="00DB4E29" w:rsidRDefault="006D082C" w:rsidP="00D4509B">
      <w:pPr>
        <w:pStyle w:val="Heading2"/>
        <w:rPr>
          <w:lang w:val="sr-Cyrl-BA"/>
        </w:rPr>
      </w:pPr>
      <w:bookmarkStart w:id="79" w:name="_Toc157367321"/>
      <w:r w:rsidRPr="00D4509B">
        <w:t>Анализа</w:t>
      </w:r>
      <w:r>
        <w:rPr>
          <w:lang w:val="sr-Cyrl-BA"/>
        </w:rPr>
        <w:t xml:space="preserve"> одабира </w:t>
      </w:r>
      <w:r w:rsidR="00087C9F">
        <w:rPr>
          <w:lang w:val="sr-Cyrl-BA"/>
        </w:rPr>
        <w:t>базе у зависности од контекста података</w:t>
      </w:r>
      <w:bookmarkEnd w:id="79"/>
    </w:p>
    <w:p w14:paraId="0CB75CDE" w14:textId="17E946A2" w:rsidR="00DB4E29" w:rsidRPr="00DB4E29" w:rsidRDefault="00DB4E29" w:rsidP="0000730F">
      <w:pPr>
        <w:tabs>
          <w:tab w:val="left" w:pos="0"/>
        </w:tabs>
        <w:ind w:firstLine="284"/>
        <w:rPr>
          <w:lang w:val="sr-Cyrl-BA"/>
        </w:rPr>
      </w:pPr>
      <w:r w:rsidRPr="00DB4E29">
        <w:rPr>
          <w:lang w:val="sr-Cyrl-BA"/>
        </w:rPr>
        <w:t xml:space="preserve">Одабир </w:t>
      </w:r>
      <w:r w:rsidR="00A56591">
        <w:rPr>
          <w:lang w:val="sr-Cyrl-BA"/>
        </w:rPr>
        <w:t>оптималне</w:t>
      </w:r>
      <w:r w:rsidRPr="00DB4E29">
        <w:rPr>
          <w:lang w:val="sr-Cyrl-BA"/>
        </w:rPr>
        <w:t xml:space="preserve"> базе података за развој апликације представља </w:t>
      </w:r>
      <w:r w:rsidR="00A56591">
        <w:rPr>
          <w:lang w:val="sr-Cyrl-BA"/>
        </w:rPr>
        <w:t>важну</w:t>
      </w:r>
      <w:r w:rsidRPr="00DB4E29">
        <w:rPr>
          <w:lang w:val="sr-Cyrl-BA"/>
        </w:rPr>
        <w:t xml:space="preserve"> одлуку која </w:t>
      </w:r>
      <w:r w:rsidR="00A56591">
        <w:rPr>
          <w:lang w:val="sr-Cyrl-BA"/>
        </w:rPr>
        <w:t>значајно утиче</w:t>
      </w:r>
      <w:r w:rsidRPr="00DB4E29">
        <w:rPr>
          <w:lang w:val="sr-Cyrl-BA"/>
        </w:rPr>
        <w:t xml:space="preserve"> на перформансе, скалабилност и одржавање система. </w:t>
      </w:r>
      <w:r w:rsidR="004C10FA">
        <w:rPr>
          <w:lang w:val="sr-Cyrl-BA"/>
        </w:rPr>
        <w:t>Потребно је систематски размо</w:t>
      </w:r>
      <w:r w:rsidR="00A56591">
        <w:rPr>
          <w:lang w:val="sr-Cyrl-BA"/>
        </w:rPr>
        <w:t>трити</w:t>
      </w:r>
      <w:r w:rsidR="004C10FA">
        <w:rPr>
          <w:lang w:val="sr-Cyrl-BA"/>
        </w:rPr>
        <w:t xml:space="preserve"> више кљ</w:t>
      </w:r>
      <w:r w:rsidR="00A56591" w:rsidRPr="00A56591">
        <w:rPr>
          <w:lang w:val="sr-Cyrl-BA"/>
        </w:rPr>
        <w:t>учних аспеката како би се дон</w:t>
      </w:r>
      <w:r w:rsidR="004C10FA">
        <w:rPr>
          <w:lang w:val="sr-Cyrl-BA"/>
        </w:rPr>
        <w:t>иј</w:t>
      </w:r>
      <w:r w:rsidR="00A56591" w:rsidRPr="00A56591">
        <w:rPr>
          <w:lang w:val="sr-Cyrl-BA"/>
        </w:rPr>
        <w:t>ела информисана одлука у складу са специфичностима пројекта.</w:t>
      </w:r>
    </w:p>
    <w:p w14:paraId="520E82A8" w14:textId="6B477A3C" w:rsidR="00DB4E29" w:rsidRPr="00DB4E29" w:rsidRDefault="00DB4E29" w:rsidP="0000730F">
      <w:pPr>
        <w:tabs>
          <w:tab w:val="left" w:pos="0"/>
        </w:tabs>
        <w:ind w:firstLine="284"/>
        <w:rPr>
          <w:lang w:val="sr-Cyrl-BA"/>
        </w:rPr>
      </w:pPr>
      <w:r w:rsidRPr="00DB4E29">
        <w:rPr>
          <w:lang w:val="sr-Cyrl-BA"/>
        </w:rPr>
        <w:t xml:space="preserve">У почетку, </w:t>
      </w:r>
      <w:r w:rsidR="00FD0009">
        <w:rPr>
          <w:lang w:val="sr-Cyrl-BA"/>
        </w:rPr>
        <w:t>кључно</w:t>
      </w:r>
      <w:r w:rsidRPr="00DB4E29">
        <w:rPr>
          <w:lang w:val="sr-Cyrl-BA"/>
        </w:rPr>
        <w:t xml:space="preserve"> је сагледати структуру података која ће се чувати у систему. Релационе базе података пружају чврст и јасно дефинисан модел путем табела, док </w:t>
      </w:r>
      <w:r w:rsidR="004C10FA" w:rsidRPr="004C10FA">
        <w:rPr>
          <w:lang w:val="sr-Cyrl-BA"/>
        </w:rPr>
        <w:t>нерелационе</w:t>
      </w:r>
      <w:r w:rsidRPr="00DB4E29">
        <w:rPr>
          <w:lang w:val="sr-Cyrl-BA"/>
        </w:rPr>
        <w:t xml:space="preserve"> базе омогућавају већу флексибилност у приступу подацима. Одлука о моделу података требала би одражавати специфичне потребе апликације и комплексност информација које ће се чувати.</w:t>
      </w:r>
    </w:p>
    <w:p w14:paraId="68F5E583" w14:textId="30293148" w:rsidR="00DB4E29" w:rsidRPr="00DB4E29" w:rsidRDefault="00A56591" w:rsidP="0000730F">
      <w:pPr>
        <w:tabs>
          <w:tab w:val="left" w:pos="0"/>
        </w:tabs>
        <w:ind w:firstLine="284"/>
        <w:rPr>
          <w:lang w:val="sr-Cyrl-BA"/>
        </w:rPr>
      </w:pPr>
      <w:r>
        <w:rPr>
          <w:lang w:val="sr-Cyrl-BA"/>
        </w:rPr>
        <w:t>Када је рије</w:t>
      </w:r>
      <w:r w:rsidR="00DB4E29" w:rsidRPr="00DB4E29">
        <w:rPr>
          <w:lang w:val="sr-Cyrl-BA"/>
        </w:rPr>
        <w:t>ч о перформансама и скалабилности, треба размотрити очекиване захт</w:t>
      </w:r>
      <w:r w:rsidR="004C10FA">
        <w:rPr>
          <w:lang w:val="sr-Cyrl-BA"/>
        </w:rPr>
        <w:t>ј</w:t>
      </w:r>
      <w:r w:rsidR="00DB4E29" w:rsidRPr="00DB4E29">
        <w:rPr>
          <w:lang w:val="sr-Cyrl-BA"/>
        </w:rPr>
        <w:t xml:space="preserve">еве и будући раст апликације. </w:t>
      </w:r>
      <w:r w:rsidR="004C10FA" w:rsidRPr="004C10FA">
        <w:rPr>
          <w:lang w:val="sr-Cyrl-BA"/>
        </w:rPr>
        <w:t>Нерелационе</w:t>
      </w:r>
      <w:r w:rsidR="00DB4E29" w:rsidRPr="00DB4E29">
        <w:rPr>
          <w:lang w:val="sr-Cyrl-BA"/>
        </w:rPr>
        <w:t xml:space="preserve"> базе података, посебно оне које подржавају хоризонтално скалирање, често пружају боље перформансе у условима повећаног оптерећења у односу на традиционалне релационе базе, које се често ослањају на вертикално скалирање.</w:t>
      </w:r>
    </w:p>
    <w:p w14:paraId="50BFFD3B" w14:textId="375456C5" w:rsidR="00DB4E29" w:rsidRPr="00DB4E29" w:rsidRDefault="004C10FA" w:rsidP="0000730F">
      <w:pPr>
        <w:tabs>
          <w:tab w:val="left" w:pos="0"/>
        </w:tabs>
        <w:ind w:firstLine="284"/>
        <w:rPr>
          <w:lang w:val="sr-Cyrl-BA"/>
        </w:rPr>
      </w:pPr>
      <w:r>
        <w:rPr>
          <w:lang w:val="sr-Cyrl-BA"/>
        </w:rPr>
        <w:t>Питање трансакција и конзистентности</w:t>
      </w:r>
      <w:r w:rsidR="00DB4E29" w:rsidRPr="00DB4E29">
        <w:rPr>
          <w:lang w:val="sr-Cyrl-BA"/>
        </w:rPr>
        <w:t xml:space="preserve"> података такође је </w:t>
      </w:r>
      <w:r>
        <w:rPr>
          <w:lang w:val="sr-Cyrl-BA"/>
        </w:rPr>
        <w:t>битно</w:t>
      </w:r>
      <w:r w:rsidR="00DB4E29" w:rsidRPr="00DB4E29">
        <w:rPr>
          <w:lang w:val="sr-Cyrl-BA"/>
        </w:rPr>
        <w:t xml:space="preserve">. Ако је неопходна потпуна </w:t>
      </w:r>
      <w:r>
        <w:rPr>
          <w:lang w:val="sr-Cyrl-BA"/>
        </w:rPr>
        <w:t>конзистентност</w:t>
      </w:r>
      <w:r w:rsidR="00DB4E29" w:rsidRPr="00DB4E29">
        <w:rPr>
          <w:lang w:val="sr-Cyrl-BA"/>
        </w:rPr>
        <w:t xml:space="preserve">, релационе базе које подржавају </w:t>
      </w:r>
      <w:r w:rsidR="00DB4E29" w:rsidRPr="00A56591">
        <w:rPr>
          <w:i/>
          <w:lang w:val="sr-Cyrl-BA"/>
        </w:rPr>
        <w:t>ACID</w:t>
      </w:r>
      <w:r w:rsidR="00DB4E29" w:rsidRPr="00DB4E29">
        <w:rPr>
          <w:lang w:val="sr-Cyrl-BA"/>
        </w:rPr>
        <w:t xml:space="preserve"> трансакције могу бити оптималан избор. Међутим, у ситуацијама гд</w:t>
      </w:r>
      <w:r>
        <w:rPr>
          <w:lang w:val="sr-Cyrl-BA"/>
        </w:rPr>
        <w:t>ј</w:t>
      </w:r>
      <w:r w:rsidR="00DB4E29" w:rsidRPr="00DB4E29">
        <w:rPr>
          <w:lang w:val="sr-Cyrl-BA"/>
        </w:rPr>
        <w:t xml:space="preserve">е је брзина извршавања приоритет, </w:t>
      </w:r>
      <w:r w:rsidR="00D86F13" w:rsidRPr="00D86F13">
        <w:rPr>
          <w:lang w:val="sr-Cyrl-BA"/>
        </w:rPr>
        <w:t>нерелационе</w:t>
      </w:r>
      <w:r w:rsidR="00DB4E29" w:rsidRPr="00DB4E29">
        <w:rPr>
          <w:lang w:val="sr-Cyrl-BA"/>
        </w:rPr>
        <w:t xml:space="preserve"> базе података које толеришу одређени компромис у </w:t>
      </w:r>
      <w:r>
        <w:rPr>
          <w:lang w:val="sr-Cyrl-BA"/>
        </w:rPr>
        <w:t>конзистентности</w:t>
      </w:r>
      <w:r w:rsidRPr="00DB4E29">
        <w:rPr>
          <w:lang w:val="sr-Cyrl-BA"/>
        </w:rPr>
        <w:t xml:space="preserve"> </w:t>
      </w:r>
      <w:r w:rsidR="00DB4E29" w:rsidRPr="00DB4E29">
        <w:rPr>
          <w:lang w:val="sr-Cyrl-BA"/>
        </w:rPr>
        <w:t xml:space="preserve">могу бити </w:t>
      </w:r>
      <w:r w:rsidR="00A56591">
        <w:rPr>
          <w:lang w:val="sr-Cyrl-BA"/>
        </w:rPr>
        <w:t>бољи избор</w:t>
      </w:r>
      <w:r w:rsidR="00DB4E29" w:rsidRPr="00DB4E29">
        <w:rPr>
          <w:lang w:val="sr-Cyrl-BA"/>
        </w:rPr>
        <w:t>.</w:t>
      </w:r>
    </w:p>
    <w:p w14:paraId="7A17C47C" w14:textId="3991A593" w:rsidR="00DB4E29" w:rsidRDefault="00DB4E29" w:rsidP="0000730F">
      <w:pPr>
        <w:tabs>
          <w:tab w:val="left" w:pos="0"/>
        </w:tabs>
        <w:ind w:firstLine="284"/>
        <w:rPr>
          <w:lang w:val="sr-Cyrl-BA"/>
        </w:rPr>
      </w:pPr>
      <w:r w:rsidRPr="00DB4E29">
        <w:rPr>
          <w:lang w:val="sr-Cyrl-BA"/>
        </w:rPr>
        <w:t xml:space="preserve">Различите врсте упита које ће апликација често извршавати такође треба узети у обзир приликом одлучивања између </w:t>
      </w:r>
      <w:r w:rsidR="004C10FA">
        <w:rPr>
          <w:lang w:val="sr-Cyrl-BA"/>
        </w:rPr>
        <w:t xml:space="preserve">релационих </w:t>
      </w:r>
      <w:r w:rsidRPr="00DB4E29">
        <w:rPr>
          <w:lang w:val="sr-Cyrl-BA"/>
        </w:rPr>
        <w:t xml:space="preserve">и </w:t>
      </w:r>
      <w:r w:rsidR="004C10FA">
        <w:rPr>
          <w:lang w:val="sr-Cyrl-BA"/>
        </w:rPr>
        <w:t>нерелационих</w:t>
      </w:r>
      <w:r w:rsidRPr="00DB4E29">
        <w:rPr>
          <w:lang w:val="sr-Cyrl-BA"/>
        </w:rPr>
        <w:t xml:space="preserve"> база података. </w:t>
      </w:r>
      <w:r w:rsidR="00FD0009" w:rsidRPr="00FD0009">
        <w:rPr>
          <w:lang w:val="sr-Cyrl-BA"/>
        </w:rPr>
        <w:t xml:space="preserve">Релационе базе </w:t>
      </w:r>
      <w:r w:rsidR="00FD0009">
        <w:rPr>
          <w:lang w:val="sr-Cyrl-BA"/>
        </w:rPr>
        <w:t xml:space="preserve">показују добре перформансе </w:t>
      </w:r>
      <w:r w:rsidR="00FD0009" w:rsidRPr="00FD0009">
        <w:rPr>
          <w:lang w:val="sr-Cyrl-BA"/>
        </w:rPr>
        <w:t xml:space="preserve">у сложеним упитима, док </w:t>
      </w:r>
      <w:r w:rsidR="00D86F13">
        <w:rPr>
          <w:lang w:val="sr-Cyrl-BA"/>
        </w:rPr>
        <w:t>нерелационе</w:t>
      </w:r>
      <w:r w:rsidR="00FD0009" w:rsidRPr="00FD0009">
        <w:rPr>
          <w:lang w:val="sr-Cyrl-BA"/>
        </w:rPr>
        <w:t xml:space="preserve"> базе омогућавају флексибилност у раду са обимним подацима кроз једноставније </w:t>
      </w:r>
      <w:commentRangeStart w:id="80"/>
      <w:commentRangeStart w:id="81"/>
      <w:r w:rsidR="00FD0009" w:rsidRPr="00FD0009">
        <w:rPr>
          <w:lang w:val="sr-Cyrl-BA"/>
        </w:rPr>
        <w:t>упите</w:t>
      </w:r>
      <w:commentRangeEnd w:id="80"/>
      <w:r w:rsidR="00C97476">
        <w:rPr>
          <w:rStyle w:val="CommentReference"/>
          <w:lang w:eastAsia="ar-SA"/>
        </w:rPr>
        <w:commentReference w:id="80"/>
      </w:r>
      <w:commentRangeEnd w:id="81"/>
      <w:r w:rsidR="00C97476">
        <w:rPr>
          <w:rStyle w:val="CommentReference"/>
          <w:lang w:eastAsia="ar-SA"/>
        </w:rPr>
        <w:commentReference w:id="81"/>
      </w:r>
      <w:r w:rsidR="00FD0009" w:rsidRPr="00FD0009">
        <w:rPr>
          <w:lang w:val="sr-Cyrl-BA"/>
        </w:rPr>
        <w:t>.</w:t>
      </w:r>
    </w:p>
    <w:p w14:paraId="38645DC7" w14:textId="77777777" w:rsidR="00FD1291" w:rsidRPr="00FD1291" w:rsidRDefault="00FD1291" w:rsidP="0000730F">
      <w:pPr>
        <w:tabs>
          <w:tab w:val="left" w:pos="0"/>
        </w:tabs>
        <w:ind w:firstLine="284"/>
        <w:rPr>
          <w:lang w:val="sr-Cyrl-BA"/>
        </w:rPr>
      </w:pPr>
    </w:p>
    <w:p w14:paraId="55A1A68E" w14:textId="2389C25C" w:rsidR="00FD1291" w:rsidRDefault="00D86F13" w:rsidP="0000730F">
      <w:pPr>
        <w:tabs>
          <w:tab w:val="left" w:pos="0"/>
        </w:tabs>
        <w:ind w:firstLine="284"/>
        <w:rPr>
          <w:lang w:val="sr-Cyrl-BA"/>
        </w:rPr>
      </w:pPr>
      <w:r>
        <w:rPr>
          <w:lang w:val="sr-Cyrl-BA"/>
        </w:rPr>
        <w:t>Коришт</w:t>
      </w:r>
      <w:r w:rsidR="00FD1291" w:rsidRPr="00FD1291">
        <w:rPr>
          <w:lang w:val="sr-Cyrl-BA"/>
        </w:rPr>
        <w:t>ење релационе базе података за ентитете наведене у поглављу 3.1, као што су зграде, канцеларије и радници, у развијаном информационом систему образложава се њиховом природном структуром и захт</w:t>
      </w:r>
      <w:r>
        <w:rPr>
          <w:lang w:val="sr-Cyrl-BA"/>
        </w:rPr>
        <w:t>ј</w:t>
      </w:r>
      <w:r w:rsidR="00FD1291" w:rsidRPr="00FD1291">
        <w:rPr>
          <w:lang w:val="sr-Cyrl-BA"/>
        </w:rPr>
        <w:t xml:space="preserve">евима за обраду података. Релациона база </w:t>
      </w:r>
      <w:r w:rsidR="00FD1291" w:rsidRPr="00FD1291">
        <w:rPr>
          <w:lang w:val="sr-Cyrl-BA"/>
        </w:rPr>
        <w:lastRenderedPageBreak/>
        <w:t xml:space="preserve">података идеално се </w:t>
      </w:r>
      <w:r>
        <w:rPr>
          <w:lang w:val="sr-Cyrl-BA"/>
        </w:rPr>
        <w:t>усклађује</w:t>
      </w:r>
      <w:r w:rsidR="00FD1291" w:rsidRPr="00FD1291">
        <w:rPr>
          <w:lang w:val="sr-Cyrl-BA"/>
        </w:rPr>
        <w:t xml:space="preserve"> са прецизно структурираним подацима ових ентитета који учествују у основним операцијама читања, брисања, </w:t>
      </w:r>
      <w:r>
        <w:rPr>
          <w:lang w:val="sr-Cyrl-BA"/>
        </w:rPr>
        <w:t>креирања</w:t>
      </w:r>
      <w:r w:rsidR="00FD1291" w:rsidRPr="00FD1291">
        <w:rPr>
          <w:lang w:val="sr-Cyrl-BA"/>
        </w:rPr>
        <w:t xml:space="preserve"> и </w:t>
      </w:r>
      <w:r>
        <w:rPr>
          <w:lang w:val="sr-Cyrl-BA"/>
        </w:rPr>
        <w:t>модификовања</w:t>
      </w:r>
      <w:r w:rsidR="00FD1291" w:rsidRPr="00FD1291">
        <w:rPr>
          <w:lang w:val="sr-Cyrl-BA"/>
        </w:rPr>
        <w:t>. Овакав избор обезб</w:t>
      </w:r>
      <w:r>
        <w:rPr>
          <w:lang w:val="sr-Cyrl-BA"/>
        </w:rPr>
        <w:t>иј</w:t>
      </w:r>
      <w:r w:rsidR="00FD1291" w:rsidRPr="00FD1291">
        <w:rPr>
          <w:lang w:val="sr-Cyrl-BA"/>
        </w:rPr>
        <w:t>еђује конзистентност, трајност и изолованост података, што је неопходно за стабил</w:t>
      </w:r>
      <w:r w:rsidR="00FD1291">
        <w:rPr>
          <w:lang w:val="sr-Cyrl-BA"/>
        </w:rPr>
        <w:t>ан и ефикасан информациони систем</w:t>
      </w:r>
      <w:r w:rsidR="00FD1291" w:rsidRPr="00FD1291">
        <w:rPr>
          <w:lang w:val="sr-Cyrl-BA"/>
        </w:rPr>
        <w:t xml:space="preserve">. </w:t>
      </w:r>
    </w:p>
    <w:p w14:paraId="2F3324D7" w14:textId="5E682867" w:rsidR="009E5B43" w:rsidRDefault="004E48C3" w:rsidP="0000730F">
      <w:pPr>
        <w:tabs>
          <w:tab w:val="left" w:pos="0"/>
        </w:tabs>
        <w:ind w:firstLine="284"/>
        <w:rPr>
          <w:lang w:val="sr-Cyrl-BA"/>
        </w:rPr>
      </w:pPr>
      <w:r>
        <w:rPr>
          <w:lang w:val="sr-Cyrl-BA"/>
        </w:rPr>
        <w:t>Такође</w:t>
      </w:r>
      <w:r w:rsidR="00D86F13">
        <w:rPr>
          <w:lang w:val="sr-Cyrl-BA"/>
        </w:rPr>
        <w:t>,</w:t>
      </w:r>
      <w:r>
        <w:rPr>
          <w:lang w:val="sr-Cyrl-BA"/>
        </w:rPr>
        <w:t xml:space="preserve"> за овакве ентитете се не очекује уношење екстремних количине података </w:t>
      </w:r>
      <w:r w:rsidRPr="004E48C3">
        <w:rPr>
          <w:lang w:val="sr-Cyrl-BA"/>
        </w:rPr>
        <w:t>и стога се предвиђа да ће систем управљања базом података усп</w:t>
      </w:r>
      <w:r w:rsidR="00D86F13">
        <w:rPr>
          <w:lang w:val="sr-Cyrl-BA"/>
        </w:rPr>
        <w:t>ј</w:t>
      </w:r>
      <w:r w:rsidRPr="004E48C3">
        <w:rPr>
          <w:lang w:val="sr-Cyrl-BA"/>
        </w:rPr>
        <w:t>ешно обрађивати ове податке, обезб</w:t>
      </w:r>
      <w:r w:rsidR="00D86F13">
        <w:rPr>
          <w:lang w:val="sr-Cyrl-BA"/>
        </w:rPr>
        <w:t>и</w:t>
      </w:r>
      <w:r w:rsidRPr="004E48C3">
        <w:rPr>
          <w:lang w:val="sr-Cyrl-BA"/>
        </w:rPr>
        <w:t>јеђујући при том добре перформансе система.</w:t>
      </w:r>
    </w:p>
    <w:p w14:paraId="135E58C4" w14:textId="77777777" w:rsidR="00FD1291" w:rsidRDefault="00FD1291" w:rsidP="0000730F">
      <w:pPr>
        <w:tabs>
          <w:tab w:val="left" w:pos="0"/>
        </w:tabs>
        <w:ind w:firstLine="284"/>
        <w:rPr>
          <w:lang w:val="sr-Cyrl-BA"/>
        </w:rPr>
      </w:pPr>
    </w:p>
    <w:p w14:paraId="7A6A54EC" w14:textId="76F2019C" w:rsidR="00FD1291" w:rsidRDefault="00FD1291" w:rsidP="0000730F">
      <w:pPr>
        <w:tabs>
          <w:tab w:val="left" w:pos="0"/>
        </w:tabs>
        <w:ind w:firstLine="284"/>
        <w:rPr>
          <w:lang w:val="sr-Cyrl-BA"/>
        </w:rPr>
      </w:pPr>
      <w:r>
        <w:rPr>
          <w:lang w:val="sr-Cyrl-BA"/>
        </w:rPr>
        <w:t>Са друге стране</w:t>
      </w:r>
      <w:r w:rsidR="00D86F13">
        <w:rPr>
          <w:lang w:val="sr-Cyrl-BA"/>
        </w:rPr>
        <w:t>,</w:t>
      </w:r>
      <w:r>
        <w:rPr>
          <w:lang w:val="sr-Cyrl-BA"/>
        </w:rPr>
        <w:t xml:space="preserve"> за чување података о мјерењима сензора и догађајима уласка/изласка радника из пословне зграде изабрана је база података са временским серијама.</w:t>
      </w:r>
    </w:p>
    <w:p w14:paraId="79BFEE06" w14:textId="3D34B4BC" w:rsidR="004E48C3" w:rsidRDefault="00147992" w:rsidP="0000730F">
      <w:pPr>
        <w:tabs>
          <w:tab w:val="left" w:pos="0"/>
        </w:tabs>
        <w:ind w:firstLine="284"/>
        <w:rPr>
          <w:lang w:val="sr-Cyrl-BA"/>
        </w:rPr>
      </w:pPr>
      <w:r w:rsidRPr="00147992">
        <w:rPr>
          <w:lang w:val="sr-Cyrl-BA"/>
        </w:rPr>
        <w:t>Кључно питање које ће ја</w:t>
      </w:r>
      <w:r w:rsidR="00D86F13">
        <w:rPr>
          <w:lang w:val="sr-Cyrl-BA"/>
        </w:rPr>
        <w:t xml:space="preserve">сно указати на потребу за кориштењем базе података са </w:t>
      </w:r>
      <w:r w:rsidRPr="00147992">
        <w:rPr>
          <w:lang w:val="sr-Cyrl-BA"/>
        </w:rPr>
        <w:t>временским серијама јесте: Да ли је у интересу система чување историјске пром</w:t>
      </w:r>
      <w:r w:rsidR="00D86F13">
        <w:rPr>
          <w:lang w:val="sr-Cyrl-BA"/>
        </w:rPr>
        <w:t>ј</w:t>
      </w:r>
      <w:r w:rsidRPr="00147992">
        <w:rPr>
          <w:lang w:val="sr-Cyrl-BA"/>
        </w:rPr>
        <w:t>ене вриједности или искључиво тренутних вриједности?</w:t>
      </w:r>
    </w:p>
    <w:p w14:paraId="575371F6" w14:textId="49AAEA34" w:rsidR="00D042E7" w:rsidRPr="00D042E7" w:rsidRDefault="00147992" w:rsidP="0000730F">
      <w:pPr>
        <w:tabs>
          <w:tab w:val="left" w:pos="0"/>
        </w:tabs>
        <w:ind w:firstLine="284"/>
        <w:rPr>
          <w:lang w:val="sr-Cyrl-BA"/>
        </w:rPr>
      </w:pPr>
      <w:r>
        <w:rPr>
          <w:lang w:val="sr-Cyrl-BA"/>
        </w:rPr>
        <w:t>За податке о мјерењима сензора јасно је да је од интереса да се трајно сачува промјена очитаних вриједности у времену. У овом контексту се н</w:t>
      </w:r>
      <w:r w:rsidR="00D86F13">
        <w:rPr>
          <w:lang w:val="sr-Cyrl-BA"/>
        </w:rPr>
        <w:t>е ради измјена постојећих вријед</w:t>
      </w:r>
      <w:r>
        <w:rPr>
          <w:lang w:val="sr-Cyrl-BA"/>
        </w:rPr>
        <w:t>н</w:t>
      </w:r>
      <w:r w:rsidR="00D86F13">
        <w:rPr>
          <w:lang w:val="sr-Cyrl-BA"/>
        </w:rPr>
        <w:t>ос</w:t>
      </w:r>
      <w:r>
        <w:rPr>
          <w:lang w:val="sr-Cyrl-BA"/>
        </w:rPr>
        <w:t>ти у бази, него се очитавања у времену чувају, акумулирају и касније обрађују.</w:t>
      </w:r>
      <w:r w:rsidR="00D86F13">
        <w:rPr>
          <w:lang w:val="sr-Cyrl-BA"/>
        </w:rPr>
        <w:t xml:space="preserve"> То нас доводи до сљ</w:t>
      </w:r>
      <w:r>
        <w:rPr>
          <w:lang w:val="sr-Cyrl-BA"/>
        </w:rPr>
        <w:t>едећег битног аспекта у овој бази података  а то је анализа података.</w:t>
      </w:r>
    </w:p>
    <w:p w14:paraId="604962FD" w14:textId="2A065BE7" w:rsidR="00147992" w:rsidRDefault="00D042E7" w:rsidP="0000730F">
      <w:pPr>
        <w:tabs>
          <w:tab w:val="left" w:pos="0"/>
        </w:tabs>
        <w:ind w:firstLine="284"/>
        <w:rPr>
          <w:lang w:val="sr-Cyrl-BA"/>
        </w:rPr>
      </w:pPr>
      <w:r w:rsidRPr="00D042E7">
        <w:rPr>
          <w:lang w:val="sr-Cyrl-BA"/>
        </w:rPr>
        <w:t xml:space="preserve">Базе података временских серија представљају изузетно ефикасан инструмент за анализу података, посебно у контексту великог обима акумулираних </w:t>
      </w:r>
      <w:r w:rsidR="002D7806">
        <w:rPr>
          <w:lang w:val="sr-Cyrl-BA"/>
        </w:rPr>
        <w:t>података</w:t>
      </w:r>
      <w:r w:rsidRPr="00D042E7">
        <w:rPr>
          <w:lang w:val="sr-Cyrl-BA"/>
        </w:rPr>
        <w:t xml:space="preserve">. </w:t>
      </w:r>
      <w:r w:rsidR="00D86F13">
        <w:rPr>
          <w:lang w:val="sr-Cyrl-BA"/>
        </w:rPr>
        <w:t>Због њихове</w:t>
      </w:r>
      <w:r w:rsidRPr="00D042E7">
        <w:rPr>
          <w:lang w:val="sr-Cyrl-BA"/>
        </w:rPr>
        <w:t xml:space="preserve"> могућност</w:t>
      </w:r>
      <w:r w:rsidR="00D86F13">
        <w:rPr>
          <w:lang w:val="sr-Cyrl-BA"/>
        </w:rPr>
        <w:t>и</w:t>
      </w:r>
      <w:r w:rsidRPr="00D042E7">
        <w:rPr>
          <w:lang w:val="sr-Cyrl-BA"/>
        </w:rPr>
        <w:t xml:space="preserve"> временског </w:t>
      </w:r>
      <w:r w:rsidR="00D86F13">
        <w:rPr>
          <w:lang w:val="sr-Cyrl-BA"/>
        </w:rPr>
        <w:t>обиљежавања</w:t>
      </w:r>
      <w:r w:rsidR="002D7806">
        <w:rPr>
          <w:lang w:val="sr-Cyrl-BA"/>
        </w:rPr>
        <w:t xml:space="preserve"> </w:t>
      </w:r>
      <w:r w:rsidRPr="00D042E7">
        <w:rPr>
          <w:lang w:val="sr-Cyrl-BA"/>
        </w:rPr>
        <w:t>појединачни</w:t>
      </w:r>
      <w:r w:rsidR="002D7806">
        <w:rPr>
          <w:lang w:val="sr-Cyrl-BA"/>
        </w:rPr>
        <w:t>х</w:t>
      </w:r>
      <w:r w:rsidRPr="00D042E7">
        <w:rPr>
          <w:lang w:val="sr-Cyrl-BA"/>
        </w:rPr>
        <w:t xml:space="preserve"> податак</w:t>
      </w:r>
      <w:r w:rsidR="002D7806">
        <w:rPr>
          <w:lang w:val="sr-Cyrl-BA"/>
        </w:rPr>
        <w:t>а</w:t>
      </w:r>
      <w:r w:rsidRPr="00D042E7">
        <w:rPr>
          <w:lang w:val="sr-Cyrl-BA"/>
        </w:rPr>
        <w:t>, ове базе обезб</w:t>
      </w:r>
      <w:r w:rsidR="002D7806">
        <w:rPr>
          <w:lang w:val="sr-Cyrl-BA"/>
        </w:rPr>
        <w:t>иј</w:t>
      </w:r>
      <w:r w:rsidRPr="00D042E7">
        <w:rPr>
          <w:lang w:val="sr-Cyrl-BA"/>
        </w:rPr>
        <w:t xml:space="preserve">еђују дубок увид у динамику компоненти током времена. Анализом међусобног утицаја компоненти и откривањем шаблона током продужених временских периода, стварају се </w:t>
      </w:r>
      <w:r w:rsidR="002E6932">
        <w:rPr>
          <w:lang w:val="sr-Cyrl-BA"/>
        </w:rPr>
        <w:t>корисне</w:t>
      </w:r>
      <w:r w:rsidRPr="00D042E7">
        <w:rPr>
          <w:lang w:val="sr-Cyrl-BA"/>
        </w:rPr>
        <w:t xml:space="preserve"> информације и закључци.</w:t>
      </w:r>
    </w:p>
    <w:p w14:paraId="7D9BD236" w14:textId="77777777" w:rsidR="00A773EA" w:rsidRDefault="00797227" w:rsidP="0000730F">
      <w:pPr>
        <w:tabs>
          <w:tab w:val="left" w:pos="0"/>
        </w:tabs>
        <w:ind w:firstLine="284"/>
        <w:sectPr w:rsidR="00A773EA" w:rsidSect="00F65BA9">
          <w:headerReference w:type="default" r:id="rId25"/>
          <w:footerReference w:type="default" r:id="rId26"/>
          <w:pgSz w:w="11907" w:h="16840" w:code="9"/>
          <w:pgMar w:top="1134" w:right="1417" w:bottom="1134" w:left="1418" w:header="567" w:footer="567" w:gutter="0"/>
          <w:cols w:space="720"/>
        </w:sectPr>
      </w:pPr>
      <w:r w:rsidRPr="00797227">
        <w:rPr>
          <w:lang w:val="sr-Cyrl-BA"/>
        </w:rPr>
        <w:t xml:space="preserve">Избор </w:t>
      </w:r>
      <w:r w:rsidR="002D7806">
        <w:rPr>
          <w:lang w:val="sr-Cyrl-BA"/>
        </w:rPr>
        <w:t xml:space="preserve">базе података временских серија </w:t>
      </w:r>
      <w:r w:rsidRPr="00797227">
        <w:rPr>
          <w:lang w:val="sr-Cyrl-BA"/>
        </w:rPr>
        <w:t xml:space="preserve">у контексту чувања догађаја уласка/изласка радника из пословне зграде </w:t>
      </w:r>
      <w:r w:rsidR="002D7806">
        <w:rPr>
          <w:lang w:val="sr-Cyrl-BA"/>
        </w:rPr>
        <w:t>произилази</w:t>
      </w:r>
      <w:r w:rsidRPr="00797227">
        <w:rPr>
          <w:lang w:val="sr-Cyrl-BA"/>
        </w:rPr>
        <w:t xml:space="preserve"> из низа могућности детаљне анализе података. Ова одлука обезб</w:t>
      </w:r>
      <w:r w:rsidR="002D7806">
        <w:rPr>
          <w:lang w:val="sr-Cyrl-BA"/>
        </w:rPr>
        <w:t>иј</w:t>
      </w:r>
      <w:r w:rsidRPr="00797227">
        <w:rPr>
          <w:lang w:val="sr-Cyrl-BA"/>
        </w:rPr>
        <w:t>еђује темељ за складиштење свих релевантних података током времена, стварајући могућност за будућу надоградњу система кроз имплементацију специфичних упита који ће анализирати податке о уласцима и изласцима радника. Тренутно, ови упити нису имплементирани, али постоји потенцијал за њихово касније увођење.</w:t>
      </w:r>
      <w:r w:rsidR="00D17153">
        <w:t xml:space="preserve"> </w:t>
      </w:r>
    </w:p>
    <w:p w14:paraId="41A63D3A" w14:textId="77777777" w:rsidR="004E0EB7" w:rsidRDefault="0096630C" w:rsidP="004E0EB7">
      <w:pPr>
        <w:pStyle w:val="Heading1"/>
        <w:rPr>
          <w:lang w:val="sr-Cyrl-RS"/>
        </w:rPr>
      </w:pPr>
      <w:bookmarkStart w:id="82" w:name="_Toc157367322"/>
      <w:r>
        <w:rPr>
          <w:lang w:val="sr-Cyrl-RS"/>
        </w:rPr>
        <w:lastRenderedPageBreak/>
        <w:t>Архитектура система</w:t>
      </w:r>
      <w:bookmarkEnd w:id="82"/>
    </w:p>
    <w:p w14:paraId="62EBF9A1" w14:textId="77777777" w:rsidR="00C545DD" w:rsidRPr="00C97396" w:rsidRDefault="00C545DD" w:rsidP="00C545DD">
      <w:pPr>
        <w:ind w:left="-851" w:firstLine="0"/>
        <w:rPr>
          <w:lang w:val="en-US"/>
        </w:rPr>
      </w:pPr>
    </w:p>
    <w:p w14:paraId="4408FC5E" w14:textId="7E236844" w:rsidR="00034E50" w:rsidRDefault="00034E50" w:rsidP="0000730F">
      <w:pPr>
        <w:ind w:firstLine="284"/>
        <w:rPr>
          <w:lang w:val="sr-Cyrl-BA"/>
        </w:rPr>
      </w:pPr>
      <w:r>
        <w:rPr>
          <w:lang w:val="sr-Cyrl-BA"/>
        </w:rPr>
        <w:t>Квалитетно</w:t>
      </w:r>
      <w:r w:rsidR="00C545DD" w:rsidRPr="00C545DD">
        <w:rPr>
          <w:lang w:val="sr-Cyrl-BA"/>
        </w:rPr>
        <w:t xml:space="preserve"> осмишљена архитектура </w:t>
      </w:r>
      <w:r w:rsidR="002D7806">
        <w:rPr>
          <w:lang w:val="sr-Cyrl-BA"/>
        </w:rPr>
        <w:t xml:space="preserve">система </w:t>
      </w:r>
      <w:r w:rsidR="00C545DD" w:rsidRPr="00C545DD">
        <w:rPr>
          <w:lang w:val="sr-Cyrl-BA"/>
        </w:rPr>
        <w:t>омогућава успостављање хармоничне интеграције различитих компоненти, обезб</w:t>
      </w:r>
      <w:r w:rsidR="002D7806">
        <w:rPr>
          <w:lang w:val="sr-Cyrl-BA"/>
        </w:rPr>
        <w:t>иј</w:t>
      </w:r>
      <w:r w:rsidR="00C545DD" w:rsidRPr="00C545DD">
        <w:rPr>
          <w:lang w:val="sr-Cyrl-BA"/>
        </w:rPr>
        <w:t>еђујући стабилност, скалабилност и оптималну оперативну ефикасност. Ово поглавље ће пажљиво анализирати кључне карактеристике архитектуре система имплементираног у оквиру ове студије.</w:t>
      </w:r>
    </w:p>
    <w:p w14:paraId="0C6C2CD5" w14:textId="77777777" w:rsidR="006A4994" w:rsidRDefault="004C62A4" w:rsidP="0000730F">
      <w:pPr>
        <w:ind w:left="-567" w:firstLine="284"/>
        <w:rPr>
          <w:lang w:val="sr-Latn-BA"/>
        </w:rPr>
      </w:pPr>
      <w:r>
        <w:rPr>
          <w:noProof/>
          <w:lang w:val="en-US"/>
        </w:rPr>
        <w:drawing>
          <wp:inline distT="0" distB="0" distL="0" distR="0" wp14:anchorId="72A16B11" wp14:editId="13C8DC03">
            <wp:extent cx="6673850" cy="4290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 arhitekture sistema (3).jpg"/>
                    <pic:cNvPicPr/>
                  </pic:nvPicPr>
                  <pic:blipFill>
                    <a:blip r:embed="rId27">
                      <a:extLst>
                        <a:ext uri="{28A0092B-C50C-407E-A947-70E740481C1C}">
                          <a14:useLocalDpi xmlns:a14="http://schemas.microsoft.com/office/drawing/2010/main" val="0"/>
                        </a:ext>
                      </a:extLst>
                    </a:blip>
                    <a:stretch>
                      <a:fillRect/>
                    </a:stretch>
                  </pic:blipFill>
                  <pic:spPr>
                    <a:xfrm>
                      <a:off x="0" y="0"/>
                      <a:ext cx="6750834" cy="4339487"/>
                    </a:xfrm>
                    <a:prstGeom prst="rect">
                      <a:avLst/>
                    </a:prstGeom>
                  </pic:spPr>
                </pic:pic>
              </a:graphicData>
            </a:graphic>
          </wp:inline>
        </w:drawing>
      </w:r>
    </w:p>
    <w:p w14:paraId="709E88E4" w14:textId="1BAD121E" w:rsidR="00D22073" w:rsidRPr="000A20CF" w:rsidRDefault="00034E50" w:rsidP="0000730F">
      <w:pPr>
        <w:pStyle w:val="Caption"/>
        <w:ind w:firstLine="284"/>
        <w:rPr>
          <w:i/>
          <w:lang w:val="sr-Cyrl-BA"/>
        </w:rPr>
      </w:pPr>
      <w:r>
        <w:rPr>
          <w:lang w:val="sr-Cyrl-BA"/>
        </w:rPr>
        <w:tab/>
      </w:r>
      <w:r>
        <w:rPr>
          <w:lang w:val="sr-Cyrl-BA"/>
        </w:rPr>
        <w:tab/>
      </w:r>
      <w:r>
        <w:rPr>
          <w:lang w:val="sr-Cyrl-BA"/>
        </w:rPr>
        <w:tab/>
      </w:r>
      <w:r>
        <w:rPr>
          <w:lang w:val="sr-Cyrl-BA"/>
        </w:rPr>
        <w:tab/>
      </w:r>
      <w:r w:rsidRPr="000A20CF">
        <w:rPr>
          <w:i/>
          <w:lang w:val="sr-Cyrl-BA"/>
        </w:rPr>
        <w:t xml:space="preserve">Слика </w:t>
      </w:r>
      <w:r w:rsidR="002D7806" w:rsidRPr="000A20CF">
        <w:rPr>
          <w:i/>
          <w:lang w:val="sr-Cyrl-BA"/>
        </w:rPr>
        <w:t xml:space="preserve">4.1 </w:t>
      </w:r>
      <w:r w:rsidRPr="000A20CF">
        <w:rPr>
          <w:i/>
          <w:lang w:val="sr-Cyrl-BA"/>
        </w:rPr>
        <w:t xml:space="preserve"> Дијаграм архитектуре система</w:t>
      </w:r>
    </w:p>
    <w:p w14:paraId="2D05CEA2" w14:textId="4EB3A78A" w:rsidR="000A20CF" w:rsidRPr="000A20CF" w:rsidRDefault="000A20CF" w:rsidP="0000730F">
      <w:pPr>
        <w:ind w:firstLine="284"/>
        <w:rPr>
          <w:lang w:val="sr-Cyrl-BA"/>
        </w:rPr>
      </w:pPr>
      <w:r>
        <w:rPr>
          <w:lang w:val="sr-Cyrl-BA"/>
        </w:rPr>
        <w:lastRenderedPageBreak/>
        <w:t xml:space="preserve">Имплементиран систем се састоји од двије одвојене апликације, </w:t>
      </w:r>
      <w:r w:rsidRPr="005A444A">
        <w:rPr>
          <w:i/>
          <w:lang w:val="sr-Cyrl-BA"/>
        </w:rPr>
        <w:t>BuildingLog</w:t>
      </w:r>
      <w:r>
        <w:rPr>
          <w:i/>
          <w:lang w:val="sr-Cyrl-BA"/>
        </w:rPr>
        <w:t xml:space="preserve"> </w:t>
      </w:r>
      <w:r w:rsidRPr="000A20CF">
        <w:rPr>
          <w:lang w:val="sr-Cyrl-BA"/>
        </w:rPr>
        <w:t xml:space="preserve">и </w:t>
      </w:r>
      <w:r w:rsidRPr="006909AF">
        <w:rPr>
          <w:i/>
          <w:lang w:val="sr-Latn-BA"/>
        </w:rPr>
        <w:t>AirFlowMonitor</w:t>
      </w:r>
      <w:r>
        <w:rPr>
          <w:i/>
          <w:lang w:val="sr-Cyrl-BA"/>
        </w:rPr>
        <w:t xml:space="preserve"> </w:t>
      </w:r>
      <w:r>
        <w:rPr>
          <w:lang w:val="sr-Cyrl-BA"/>
        </w:rPr>
        <w:t>веб апликације. У наставку ће бити објашњене компоненте из којих се састоје обе од ових апликација.</w:t>
      </w:r>
    </w:p>
    <w:p w14:paraId="0F2231B4" w14:textId="386F004C" w:rsidR="00D22073" w:rsidRPr="00D22073" w:rsidRDefault="00D22073" w:rsidP="0000730F">
      <w:pPr>
        <w:ind w:firstLine="284"/>
        <w:rPr>
          <w:lang w:val="sr-Cyrl-BA"/>
        </w:rPr>
      </w:pPr>
      <w:r w:rsidRPr="00D22073">
        <w:rPr>
          <w:lang w:val="sr-Cyrl-BA"/>
        </w:rPr>
        <w:t xml:space="preserve">На дијаграму архитектуре </w:t>
      </w:r>
      <w:r w:rsidRPr="005A444A">
        <w:rPr>
          <w:lang w:val="sr-Cyrl-BA"/>
        </w:rPr>
        <w:t>система</w:t>
      </w:r>
      <w:r w:rsidR="005A444A" w:rsidRPr="005A444A">
        <w:rPr>
          <w:lang w:val="sr-Latn-BA"/>
        </w:rPr>
        <w:t xml:space="preserve"> (</w:t>
      </w:r>
      <w:r w:rsidR="005A444A" w:rsidRPr="000A20CF">
        <w:rPr>
          <w:lang w:val="sr-Cyrl-BA"/>
        </w:rPr>
        <w:t>слика</w:t>
      </w:r>
      <w:r w:rsidR="005A444A" w:rsidRPr="000A20CF">
        <w:rPr>
          <w:lang w:val="sr-Latn-BA"/>
        </w:rPr>
        <w:t xml:space="preserve"> </w:t>
      </w:r>
      <w:r w:rsidR="000A20CF" w:rsidRPr="000A20CF">
        <w:rPr>
          <w:lang w:val="sr-Latn-BA"/>
        </w:rPr>
        <w:t>4.1</w:t>
      </w:r>
      <w:r w:rsidR="005A444A" w:rsidRPr="005A444A">
        <w:rPr>
          <w:lang w:val="sr-Latn-BA"/>
        </w:rPr>
        <w:t>)</w:t>
      </w:r>
      <w:r w:rsidRPr="00D22073">
        <w:rPr>
          <w:lang w:val="sr-Cyrl-BA"/>
        </w:rPr>
        <w:t xml:space="preserve"> приказане су кључне компоненте које чине </w:t>
      </w:r>
      <w:r w:rsidRPr="005A444A">
        <w:rPr>
          <w:i/>
          <w:lang w:val="sr-Cyrl-BA"/>
        </w:rPr>
        <w:t>BuildingLog</w:t>
      </w:r>
      <w:r w:rsidRPr="00D22073">
        <w:rPr>
          <w:lang w:val="sr-Cyrl-BA"/>
        </w:rPr>
        <w:t xml:space="preserve"> апликацију. </w:t>
      </w:r>
      <w:r w:rsidR="000A20CF">
        <w:rPr>
          <w:lang w:val="sr-Cyrl-BA"/>
        </w:rPr>
        <w:t>Ова апликација</w:t>
      </w:r>
      <w:r w:rsidRPr="00D22073">
        <w:rPr>
          <w:lang w:val="sr-Cyrl-BA"/>
        </w:rPr>
        <w:t xml:space="preserve"> је специфично дизајнирана за симулацију улазака и излазака људи из пословне зграде. </w:t>
      </w:r>
      <w:r w:rsidR="006909AF">
        <w:rPr>
          <w:lang w:val="sr-Cyrl-BA"/>
        </w:rPr>
        <w:t>Кли</w:t>
      </w:r>
      <w:r w:rsidR="00760734">
        <w:rPr>
          <w:lang w:val="sr-Cyrl-BA"/>
        </w:rPr>
        <w:t>ј</w:t>
      </w:r>
      <w:r w:rsidR="006909AF">
        <w:rPr>
          <w:lang w:val="sr-Cyrl-BA"/>
        </w:rPr>
        <w:t>ентски дио апликације</w:t>
      </w:r>
      <w:r w:rsidRPr="00D22073">
        <w:rPr>
          <w:lang w:val="sr-Cyrl-BA"/>
        </w:rPr>
        <w:t xml:space="preserve"> пружа корисницима једноставан приступ </w:t>
      </w:r>
      <w:r w:rsidR="005A444A">
        <w:rPr>
          <w:lang w:val="sr-Cyrl-BA"/>
        </w:rPr>
        <w:t>свим</w:t>
      </w:r>
      <w:r w:rsidRPr="00D22073">
        <w:rPr>
          <w:lang w:val="sr-Cyrl-BA"/>
        </w:rPr>
        <w:t xml:space="preserve"> функционалностима система. Када корисник интерагује са </w:t>
      </w:r>
      <w:r w:rsidR="000A20CF">
        <w:rPr>
          <w:lang w:val="sr-Cyrl-BA"/>
        </w:rPr>
        <w:t>интерфејсом</w:t>
      </w:r>
      <w:r w:rsidRPr="00D22073">
        <w:rPr>
          <w:lang w:val="sr-Cyrl-BA"/>
        </w:rPr>
        <w:t>, на прим</w:t>
      </w:r>
      <w:r w:rsidR="000A20CF">
        <w:rPr>
          <w:lang w:val="sr-Cyrl-BA"/>
        </w:rPr>
        <w:t>ј</w:t>
      </w:r>
      <w:r w:rsidRPr="00D22073">
        <w:rPr>
          <w:lang w:val="sr-Cyrl-BA"/>
        </w:rPr>
        <w:t>ер, кликом на одређен</w:t>
      </w:r>
      <w:r w:rsidR="005A444A">
        <w:rPr>
          <w:lang w:val="sr-Cyrl-BA"/>
        </w:rPr>
        <w:t>о дугме</w:t>
      </w:r>
      <w:r w:rsidRPr="00D22073">
        <w:rPr>
          <w:lang w:val="sr-Cyrl-BA"/>
        </w:rPr>
        <w:t xml:space="preserve">, </w:t>
      </w:r>
      <w:r w:rsidR="006909AF">
        <w:rPr>
          <w:lang w:val="sr-Cyrl-BA"/>
        </w:rPr>
        <w:t>кли</w:t>
      </w:r>
      <w:r w:rsidR="00760734">
        <w:rPr>
          <w:lang w:val="sr-Cyrl-BA"/>
        </w:rPr>
        <w:t>ј</w:t>
      </w:r>
      <w:r w:rsidR="006909AF">
        <w:rPr>
          <w:lang w:val="sr-Cyrl-BA"/>
        </w:rPr>
        <w:t>ентски дио апликације</w:t>
      </w:r>
      <w:r w:rsidRPr="00D22073">
        <w:rPr>
          <w:lang w:val="sr-Cyrl-BA"/>
        </w:rPr>
        <w:t xml:space="preserve"> шаље </w:t>
      </w:r>
      <w:commentRangeStart w:id="83"/>
      <w:r w:rsidRPr="006909AF">
        <w:rPr>
          <w:i/>
          <w:lang w:val="sr-Cyrl-BA"/>
        </w:rPr>
        <w:t>REST</w:t>
      </w:r>
      <w:r w:rsidRPr="00D22073">
        <w:rPr>
          <w:lang w:val="sr-Cyrl-BA"/>
        </w:rPr>
        <w:t xml:space="preserve"> </w:t>
      </w:r>
      <w:commentRangeEnd w:id="83"/>
      <w:r w:rsidR="003C3E18">
        <w:rPr>
          <w:rStyle w:val="CommentReference"/>
          <w:lang w:eastAsia="ar-SA"/>
        </w:rPr>
        <w:commentReference w:id="83"/>
      </w:r>
      <w:r w:rsidRPr="00D22073">
        <w:rPr>
          <w:lang w:val="sr-Cyrl-BA"/>
        </w:rPr>
        <w:t>захт</w:t>
      </w:r>
      <w:r w:rsidR="006909AF">
        <w:rPr>
          <w:lang w:val="sr-Cyrl-BA"/>
        </w:rPr>
        <w:t>ј</w:t>
      </w:r>
      <w:r w:rsidRPr="00D22073">
        <w:rPr>
          <w:lang w:val="sr-Cyrl-BA"/>
        </w:rPr>
        <w:t xml:space="preserve">ев </w:t>
      </w:r>
      <w:r w:rsidR="00154875">
        <w:rPr>
          <w:lang w:val="sr-Cyrl-BA"/>
        </w:rPr>
        <w:t>према</w:t>
      </w:r>
      <w:r w:rsidRPr="00D22073">
        <w:rPr>
          <w:lang w:val="sr-Cyrl-BA"/>
        </w:rPr>
        <w:t xml:space="preserve"> </w:t>
      </w:r>
      <w:r w:rsidR="00F54AA6">
        <w:rPr>
          <w:lang w:val="sr-Cyrl-BA"/>
        </w:rPr>
        <w:t>с</w:t>
      </w:r>
      <w:r w:rsidR="006909AF">
        <w:rPr>
          <w:lang w:val="sr-Cyrl-BA"/>
        </w:rPr>
        <w:t>ерверском дијелу апликације.</w:t>
      </w:r>
    </w:p>
    <w:p w14:paraId="2E6890BA" w14:textId="38691402" w:rsidR="00D22073" w:rsidRPr="00D22073" w:rsidRDefault="006909AF" w:rsidP="0000730F">
      <w:pPr>
        <w:ind w:firstLine="284"/>
        <w:rPr>
          <w:lang w:val="sr-Cyrl-BA"/>
        </w:rPr>
      </w:pPr>
      <w:r w:rsidRPr="006909AF">
        <w:rPr>
          <w:lang w:val="sr-Cyrl-BA"/>
        </w:rPr>
        <w:t>Серверски</w:t>
      </w:r>
      <w:r>
        <w:rPr>
          <w:lang w:val="sr-Cyrl-BA"/>
        </w:rPr>
        <w:t xml:space="preserve"> дио апликације</w:t>
      </w:r>
      <w:r>
        <w:rPr>
          <w:i/>
          <w:lang w:val="sr-Cyrl-BA"/>
        </w:rPr>
        <w:t xml:space="preserve"> </w:t>
      </w:r>
      <w:r w:rsidR="00D22073" w:rsidRPr="006909AF">
        <w:rPr>
          <w:i/>
          <w:lang w:val="sr-Cyrl-BA"/>
        </w:rPr>
        <w:t>BuildingLog</w:t>
      </w:r>
      <w:r w:rsidR="00D22073" w:rsidRPr="00D22073">
        <w:rPr>
          <w:lang w:val="sr-Cyrl-BA"/>
        </w:rPr>
        <w:t xml:space="preserve"> </w:t>
      </w:r>
      <w:r>
        <w:rPr>
          <w:lang w:val="sr-Cyrl-BA"/>
        </w:rPr>
        <w:t xml:space="preserve">је у комуникацији </w:t>
      </w:r>
      <w:r w:rsidR="00D22073" w:rsidRPr="00D22073">
        <w:rPr>
          <w:lang w:val="sr-Cyrl-BA"/>
        </w:rPr>
        <w:t xml:space="preserve">са </w:t>
      </w:r>
      <w:r w:rsidR="00D22073" w:rsidRPr="005A444A">
        <w:rPr>
          <w:i/>
          <w:lang w:val="sr-Cyrl-BA"/>
        </w:rPr>
        <w:t>InfluxDB</w:t>
      </w:r>
      <w:r w:rsidR="005A444A">
        <w:rPr>
          <w:lang w:val="sr-Cyrl-BA"/>
        </w:rPr>
        <w:t xml:space="preserve"> базом података. </w:t>
      </w:r>
      <w:r w:rsidR="00D22073" w:rsidRPr="00D22073">
        <w:rPr>
          <w:lang w:val="sr-Cyrl-BA"/>
        </w:rPr>
        <w:t>Приликом обраде захт</w:t>
      </w:r>
      <w:r w:rsidR="00154875">
        <w:rPr>
          <w:lang w:val="sr-Cyrl-BA"/>
        </w:rPr>
        <w:t>ј</w:t>
      </w:r>
      <w:r w:rsidR="00D22073" w:rsidRPr="00D22073">
        <w:rPr>
          <w:lang w:val="sr-Cyrl-BA"/>
        </w:rPr>
        <w:t>ева извршава</w:t>
      </w:r>
      <w:r>
        <w:rPr>
          <w:lang w:val="sr-Cyrl-BA"/>
        </w:rPr>
        <w:t>ју се одговарајући упити</w:t>
      </w:r>
      <w:r w:rsidR="00D22073" w:rsidRPr="00D22073">
        <w:rPr>
          <w:lang w:val="sr-Cyrl-BA"/>
        </w:rPr>
        <w:t xml:space="preserve"> над </w:t>
      </w:r>
      <w:r w:rsidR="00D22073" w:rsidRPr="006909AF">
        <w:rPr>
          <w:i/>
          <w:lang w:val="sr-Cyrl-BA"/>
        </w:rPr>
        <w:t>InfluxDB</w:t>
      </w:r>
      <w:r w:rsidR="00D22073" w:rsidRPr="00D22073">
        <w:rPr>
          <w:lang w:val="sr-Cyrl-BA"/>
        </w:rPr>
        <w:t xml:space="preserve"> базом података како би </w:t>
      </w:r>
      <w:r>
        <w:rPr>
          <w:lang w:val="sr-Cyrl-BA"/>
        </w:rPr>
        <w:t>се добиле</w:t>
      </w:r>
      <w:r w:rsidR="00D22073" w:rsidRPr="00D22073">
        <w:rPr>
          <w:lang w:val="sr-Cyrl-BA"/>
        </w:rPr>
        <w:t xml:space="preserve"> неопходне информације. </w:t>
      </w:r>
    </w:p>
    <w:p w14:paraId="226A02DC" w14:textId="77777777" w:rsidR="00034E50" w:rsidRDefault="00D22073" w:rsidP="0000730F">
      <w:pPr>
        <w:ind w:firstLine="284"/>
        <w:rPr>
          <w:lang w:val="sr-Cyrl-BA"/>
        </w:rPr>
      </w:pPr>
      <w:r w:rsidRPr="00D22073">
        <w:rPr>
          <w:lang w:val="sr-Cyrl-BA"/>
        </w:rPr>
        <w:t xml:space="preserve">Све наведене компоненте система су прецизно повезане, чиме се постиже координисано функционисање </w:t>
      </w:r>
      <w:r w:rsidRPr="006909AF">
        <w:rPr>
          <w:i/>
          <w:lang w:val="sr-Cyrl-BA"/>
        </w:rPr>
        <w:t>BuildingLog</w:t>
      </w:r>
      <w:r w:rsidRPr="00D22073">
        <w:rPr>
          <w:lang w:val="sr-Cyrl-BA"/>
        </w:rPr>
        <w:t xml:space="preserve"> апликације. </w:t>
      </w:r>
    </w:p>
    <w:p w14:paraId="508C98E9" w14:textId="77777777" w:rsidR="001C6863" w:rsidRPr="001C6863" w:rsidRDefault="001C6863" w:rsidP="0000730F">
      <w:pPr>
        <w:ind w:firstLine="284"/>
        <w:rPr>
          <w:lang w:val="sr-Latn-BA"/>
        </w:rPr>
      </w:pPr>
    </w:p>
    <w:p w14:paraId="16F422D1" w14:textId="156B3F1A" w:rsidR="001C6863" w:rsidRPr="006909AF" w:rsidRDefault="001C6863" w:rsidP="0000730F">
      <w:pPr>
        <w:ind w:firstLine="284"/>
        <w:rPr>
          <w:lang w:val="sr-Cyrl-BA"/>
        </w:rPr>
      </w:pPr>
      <w:r w:rsidRPr="001C6863">
        <w:rPr>
          <w:lang w:val="sr-Latn-BA"/>
        </w:rPr>
        <w:t xml:space="preserve">У оквиру </w:t>
      </w:r>
      <w:r w:rsidR="006909AF">
        <w:rPr>
          <w:lang w:val="sr-Cyrl-BA"/>
        </w:rPr>
        <w:t>имплементираног</w:t>
      </w:r>
      <w:r w:rsidR="006909AF">
        <w:rPr>
          <w:lang w:val="sr-Latn-BA"/>
        </w:rPr>
        <w:t xml:space="preserve"> система, </w:t>
      </w:r>
      <w:r w:rsidR="006909AF" w:rsidRPr="006909AF">
        <w:rPr>
          <w:i/>
          <w:lang w:val="sr-Latn-BA"/>
        </w:rPr>
        <w:t>AirFlow</w:t>
      </w:r>
      <w:r w:rsidRPr="006909AF">
        <w:rPr>
          <w:i/>
          <w:lang w:val="sr-Latn-BA"/>
        </w:rPr>
        <w:t>Monitor</w:t>
      </w:r>
      <w:r w:rsidRPr="001C6863">
        <w:rPr>
          <w:lang w:val="sr-Latn-BA"/>
        </w:rPr>
        <w:t xml:space="preserve"> апликација игра кључну улогу, обезб</w:t>
      </w:r>
      <w:r w:rsidR="00154875">
        <w:rPr>
          <w:lang w:val="sr-Cyrl-BA"/>
        </w:rPr>
        <w:t>иј</w:t>
      </w:r>
      <w:r w:rsidRPr="001C6863">
        <w:rPr>
          <w:lang w:val="sr-Latn-BA"/>
        </w:rPr>
        <w:t xml:space="preserve">еђујући </w:t>
      </w:r>
      <w:r w:rsidR="00F54AA6">
        <w:rPr>
          <w:lang w:val="sr-Cyrl-BA"/>
        </w:rPr>
        <w:t xml:space="preserve">аутентификованим корисницима </w:t>
      </w:r>
      <w:r w:rsidRPr="001C6863">
        <w:rPr>
          <w:lang w:val="sr-Latn-BA"/>
        </w:rPr>
        <w:t xml:space="preserve">могућност надгледања </w:t>
      </w:r>
      <w:r w:rsidR="006909AF">
        <w:rPr>
          <w:lang w:val="sr-Cyrl-BA"/>
        </w:rPr>
        <w:t xml:space="preserve">очитаних вриједности са сензора </w:t>
      </w:r>
      <w:r w:rsidRPr="001C6863">
        <w:rPr>
          <w:lang w:val="sr-Latn-BA"/>
        </w:rPr>
        <w:t>ваздуха у пословној згради</w:t>
      </w:r>
      <w:r w:rsidR="006909AF">
        <w:rPr>
          <w:lang w:val="sr-Cyrl-BA"/>
        </w:rPr>
        <w:t>, као и обавјештавање радника о неочекиваним очитавањима</w:t>
      </w:r>
      <w:r w:rsidRPr="001C6863">
        <w:rPr>
          <w:lang w:val="sr-Latn-BA"/>
        </w:rPr>
        <w:t xml:space="preserve">. Слично </w:t>
      </w:r>
      <w:r w:rsidRPr="006909AF">
        <w:rPr>
          <w:i/>
          <w:lang w:val="sr-Latn-BA"/>
        </w:rPr>
        <w:t>BuildingLog</w:t>
      </w:r>
      <w:r w:rsidR="006909AF">
        <w:rPr>
          <w:lang w:val="sr-Latn-BA"/>
        </w:rPr>
        <w:t xml:space="preserve"> апликацији, </w:t>
      </w:r>
      <w:r w:rsidR="006909AF" w:rsidRPr="006909AF">
        <w:rPr>
          <w:i/>
          <w:lang w:val="sr-Latn-BA"/>
        </w:rPr>
        <w:t>AirFlow</w:t>
      </w:r>
      <w:r w:rsidRPr="006909AF">
        <w:rPr>
          <w:i/>
          <w:lang w:val="sr-Latn-BA"/>
        </w:rPr>
        <w:t>Monitor</w:t>
      </w:r>
      <w:r w:rsidRPr="001C6863">
        <w:rPr>
          <w:lang w:val="sr-Latn-BA"/>
        </w:rPr>
        <w:t xml:space="preserve"> такође пос</w:t>
      </w:r>
      <w:r w:rsidR="00154875">
        <w:rPr>
          <w:lang w:val="sr-Cyrl-BA"/>
        </w:rPr>
        <w:t>ј</w:t>
      </w:r>
      <w:r w:rsidRPr="001C6863">
        <w:rPr>
          <w:lang w:val="sr-Latn-BA"/>
        </w:rPr>
        <w:t xml:space="preserve">едује </w:t>
      </w:r>
      <w:r w:rsidR="006909AF">
        <w:rPr>
          <w:lang w:val="sr-Cyrl-BA"/>
        </w:rPr>
        <w:t>засебан кли</w:t>
      </w:r>
      <w:r w:rsidR="00760734">
        <w:rPr>
          <w:lang w:val="sr-Cyrl-BA"/>
        </w:rPr>
        <w:t>ј</w:t>
      </w:r>
      <w:r w:rsidR="006909AF">
        <w:rPr>
          <w:lang w:val="sr-Cyrl-BA"/>
        </w:rPr>
        <w:t>ентски и серверски дио.</w:t>
      </w:r>
    </w:p>
    <w:p w14:paraId="1BF7D3E0" w14:textId="5B9F2B4E" w:rsidR="001C6863" w:rsidRPr="001C6863" w:rsidRDefault="00955563" w:rsidP="0000730F">
      <w:pPr>
        <w:ind w:firstLine="284"/>
        <w:rPr>
          <w:lang w:val="sr-Latn-BA"/>
        </w:rPr>
      </w:pPr>
      <w:r>
        <w:rPr>
          <w:lang w:val="sr-Cyrl-BA"/>
        </w:rPr>
        <w:t>Кли</w:t>
      </w:r>
      <w:r w:rsidR="00760734">
        <w:rPr>
          <w:lang w:val="sr-Cyrl-BA"/>
        </w:rPr>
        <w:t>ј</w:t>
      </w:r>
      <w:r>
        <w:rPr>
          <w:lang w:val="sr-Cyrl-BA"/>
        </w:rPr>
        <w:t>ентски дио</w:t>
      </w:r>
      <w:r>
        <w:rPr>
          <w:lang w:val="sr-Latn-BA"/>
        </w:rPr>
        <w:t xml:space="preserve"> апликације </w:t>
      </w:r>
      <w:r w:rsidRPr="00955563">
        <w:rPr>
          <w:i/>
          <w:lang w:val="sr-Latn-BA"/>
        </w:rPr>
        <w:t>AirFlow</w:t>
      </w:r>
      <w:r w:rsidR="001C6863" w:rsidRPr="00955563">
        <w:rPr>
          <w:i/>
          <w:lang w:val="sr-Latn-BA"/>
        </w:rPr>
        <w:t>Monitor</w:t>
      </w:r>
      <w:r w:rsidR="001C6863" w:rsidRPr="001C6863">
        <w:rPr>
          <w:lang w:val="sr-Latn-BA"/>
        </w:rPr>
        <w:t xml:space="preserve"> </w:t>
      </w:r>
      <w:r>
        <w:rPr>
          <w:lang w:val="sr-Cyrl-BA"/>
        </w:rPr>
        <w:t>визуализује</w:t>
      </w:r>
      <w:r w:rsidR="001C6863" w:rsidRPr="001C6863">
        <w:rPr>
          <w:lang w:val="sr-Latn-BA"/>
        </w:rPr>
        <w:t xml:space="preserve"> подат</w:t>
      </w:r>
      <w:r>
        <w:rPr>
          <w:lang w:val="sr-Latn-BA"/>
        </w:rPr>
        <w:t>аке</w:t>
      </w:r>
      <w:r w:rsidR="001C6863" w:rsidRPr="001C6863">
        <w:rPr>
          <w:lang w:val="sr-Latn-BA"/>
        </w:rPr>
        <w:t xml:space="preserve"> о </w:t>
      </w:r>
      <w:r>
        <w:rPr>
          <w:lang w:val="sr-Cyrl-BA"/>
        </w:rPr>
        <w:t>очитаним вриједностима са сензора, приказује актуелна обавјештења и омогућава кориснику приступ функционалностима система</w:t>
      </w:r>
      <w:r w:rsidR="00F54AA6">
        <w:rPr>
          <w:lang w:val="sr-Cyrl-BA"/>
        </w:rPr>
        <w:t xml:space="preserve"> у зависно</w:t>
      </w:r>
      <w:r w:rsidR="00154875">
        <w:rPr>
          <w:lang w:val="sr-Cyrl-BA"/>
        </w:rPr>
        <w:t>с</w:t>
      </w:r>
      <w:r w:rsidR="00F54AA6">
        <w:rPr>
          <w:lang w:val="sr-Cyrl-BA"/>
        </w:rPr>
        <w:t>ти од улоге корисника у систему</w:t>
      </w:r>
      <w:r w:rsidR="001C6863" w:rsidRPr="001C6863">
        <w:rPr>
          <w:lang w:val="sr-Latn-BA"/>
        </w:rPr>
        <w:t xml:space="preserve">. Комуникација између </w:t>
      </w:r>
      <w:r>
        <w:rPr>
          <w:lang w:val="sr-Cyrl-BA"/>
        </w:rPr>
        <w:t>кли</w:t>
      </w:r>
      <w:r w:rsidR="00760734">
        <w:rPr>
          <w:lang w:val="sr-Cyrl-BA"/>
        </w:rPr>
        <w:t>ј</w:t>
      </w:r>
      <w:r>
        <w:rPr>
          <w:lang w:val="sr-Cyrl-BA"/>
        </w:rPr>
        <w:t xml:space="preserve">ентског и серверског дијела </w:t>
      </w:r>
      <w:r>
        <w:rPr>
          <w:lang w:val="sr-Latn-BA"/>
        </w:rPr>
        <w:t xml:space="preserve">апликације </w:t>
      </w:r>
      <w:r w:rsidRPr="00955563">
        <w:rPr>
          <w:i/>
          <w:lang w:val="sr-Latn-BA"/>
        </w:rPr>
        <w:t>AirFlow</w:t>
      </w:r>
      <w:r w:rsidR="001C6863" w:rsidRPr="00955563">
        <w:rPr>
          <w:i/>
          <w:lang w:val="sr-Latn-BA"/>
        </w:rPr>
        <w:t>Monitor</w:t>
      </w:r>
      <w:r w:rsidR="001C6863" w:rsidRPr="001C6863">
        <w:rPr>
          <w:lang w:val="sr-Latn-BA"/>
        </w:rPr>
        <w:t xml:space="preserve"> одвија се путем </w:t>
      </w:r>
      <w:r w:rsidR="001C6863" w:rsidRPr="00955563">
        <w:rPr>
          <w:i/>
          <w:lang w:val="sr-Latn-BA"/>
        </w:rPr>
        <w:t>REST</w:t>
      </w:r>
      <w:r w:rsidR="001C6863" w:rsidRPr="001C6863">
        <w:rPr>
          <w:lang w:val="sr-Latn-BA"/>
        </w:rPr>
        <w:t xml:space="preserve"> захт</w:t>
      </w:r>
      <w:r w:rsidR="00154875">
        <w:rPr>
          <w:lang w:val="sr-Cyrl-BA"/>
        </w:rPr>
        <w:t>ј</w:t>
      </w:r>
      <w:r w:rsidR="001C6863" w:rsidRPr="001C6863">
        <w:rPr>
          <w:lang w:val="sr-Latn-BA"/>
        </w:rPr>
        <w:t xml:space="preserve">ева. </w:t>
      </w:r>
      <w:r>
        <w:rPr>
          <w:lang w:val="sr-Cyrl-BA"/>
        </w:rPr>
        <w:t>Кли</w:t>
      </w:r>
      <w:r w:rsidR="00760734">
        <w:rPr>
          <w:lang w:val="sr-Cyrl-BA"/>
        </w:rPr>
        <w:t>ј</w:t>
      </w:r>
      <w:r>
        <w:rPr>
          <w:lang w:val="sr-Cyrl-BA"/>
        </w:rPr>
        <w:t>ентски дио</w:t>
      </w:r>
      <w:r w:rsidR="00154875">
        <w:rPr>
          <w:lang w:val="sr-Latn-BA"/>
        </w:rPr>
        <w:t xml:space="preserve"> апликације</w:t>
      </w:r>
      <w:r w:rsidR="001C6863" w:rsidRPr="001C6863">
        <w:rPr>
          <w:lang w:val="sr-Latn-BA"/>
        </w:rPr>
        <w:t xml:space="preserve"> шаље одређене параметре </w:t>
      </w:r>
      <w:r>
        <w:rPr>
          <w:lang w:val="sr-Cyrl-BA"/>
        </w:rPr>
        <w:t>серверском дијелу</w:t>
      </w:r>
      <w:r w:rsidR="001C6863" w:rsidRPr="001C6863">
        <w:rPr>
          <w:lang w:val="sr-Latn-BA"/>
        </w:rPr>
        <w:t xml:space="preserve">, који затим извршава одговарајуће упите над </w:t>
      </w:r>
      <w:r w:rsidR="001C6863" w:rsidRPr="00955563">
        <w:rPr>
          <w:i/>
          <w:lang w:val="sr-Latn-BA"/>
        </w:rPr>
        <w:t>InfluxDB</w:t>
      </w:r>
      <w:r w:rsidR="001C6863" w:rsidRPr="001C6863">
        <w:rPr>
          <w:lang w:val="sr-Latn-BA"/>
        </w:rPr>
        <w:t xml:space="preserve"> и</w:t>
      </w:r>
      <w:r w:rsidR="002F5539">
        <w:rPr>
          <w:lang w:val="sr-Cyrl-BA"/>
        </w:rPr>
        <w:t>ли</w:t>
      </w:r>
      <w:r w:rsidR="001C6863" w:rsidRPr="001C6863">
        <w:rPr>
          <w:lang w:val="sr-Latn-BA"/>
        </w:rPr>
        <w:t xml:space="preserve"> </w:t>
      </w:r>
      <w:r w:rsidR="001C6863" w:rsidRPr="00955563">
        <w:rPr>
          <w:i/>
          <w:lang w:val="sr-Latn-BA"/>
        </w:rPr>
        <w:t>PostgreSQL</w:t>
      </w:r>
      <w:r w:rsidR="002F5539">
        <w:rPr>
          <w:i/>
          <w:lang w:val="sr-Cyrl-BA"/>
        </w:rPr>
        <w:t xml:space="preserve"> </w:t>
      </w:r>
      <w:r w:rsidR="002F5539" w:rsidRPr="002F5539">
        <w:rPr>
          <w:lang w:val="sr-Cyrl-BA"/>
        </w:rPr>
        <w:t>базом података</w:t>
      </w:r>
      <w:r w:rsidR="001C6863" w:rsidRPr="001C6863">
        <w:rPr>
          <w:lang w:val="sr-Latn-BA"/>
        </w:rPr>
        <w:t>, како би добио релевантне податке.</w:t>
      </w:r>
    </w:p>
    <w:p w14:paraId="60D9B1A4" w14:textId="22B80C6A" w:rsidR="001C6863" w:rsidRPr="001C6863" w:rsidRDefault="001C6863" w:rsidP="0000730F">
      <w:pPr>
        <w:ind w:firstLine="284"/>
        <w:rPr>
          <w:lang w:val="sr-Latn-BA"/>
        </w:rPr>
      </w:pPr>
      <w:r w:rsidRPr="001C6863">
        <w:rPr>
          <w:lang w:val="sr-Latn-BA"/>
        </w:rPr>
        <w:t xml:space="preserve">У контексту визуализације података, </w:t>
      </w:r>
      <w:r w:rsidR="00955563">
        <w:rPr>
          <w:lang w:val="sr-Cyrl-BA"/>
        </w:rPr>
        <w:t>кли</w:t>
      </w:r>
      <w:r w:rsidR="00760734">
        <w:rPr>
          <w:lang w:val="sr-Cyrl-BA"/>
        </w:rPr>
        <w:t>ј</w:t>
      </w:r>
      <w:r w:rsidR="00955563">
        <w:rPr>
          <w:lang w:val="sr-Cyrl-BA"/>
        </w:rPr>
        <w:t>ентски дио</w:t>
      </w:r>
      <w:r w:rsidR="00955563">
        <w:rPr>
          <w:lang w:val="sr-Latn-BA"/>
        </w:rPr>
        <w:t xml:space="preserve"> </w:t>
      </w:r>
      <w:r w:rsidR="00955563" w:rsidRPr="00955563">
        <w:rPr>
          <w:i/>
          <w:lang w:val="sr-Latn-BA"/>
        </w:rPr>
        <w:t>AirFlow</w:t>
      </w:r>
      <w:r w:rsidRPr="00955563">
        <w:rPr>
          <w:i/>
          <w:lang w:val="sr-Latn-BA"/>
        </w:rPr>
        <w:t>Monitor</w:t>
      </w:r>
      <w:r w:rsidRPr="001C6863">
        <w:rPr>
          <w:lang w:val="sr-Latn-BA"/>
        </w:rPr>
        <w:t xml:space="preserve">-а остварује везу са </w:t>
      </w:r>
      <w:r w:rsidRPr="00530369">
        <w:rPr>
          <w:i/>
          <w:lang w:val="sr-Latn-BA"/>
        </w:rPr>
        <w:t>Grafana</w:t>
      </w:r>
      <w:r w:rsidRPr="001C6863">
        <w:rPr>
          <w:lang w:val="sr-Latn-BA"/>
        </w:rPr>
        <w:t xml:space="preserve"> </w:t>
      </w:r>
      <w:r w:rsidR="00F06FE0">
        <w:rPr>
          <w:lang w:val="sr-Latn-BA"/>
        </w:rPr>
        <w:t>[</w:t>
      </w:r>
      <w:r w:rsidR="00F06FE0">
        <w:rPr>
          <w:lang w:val="sr-Cyrl-BA"/>
        </w:rPr>
        <w:t>3</w:t>
      </w:r>
      <w:r w:rsidR="00F06FE0">
        <w:rPr>
          <w:lang w:val="sr-Latn-BA"/>
        </w:rPr>
        <w:t xml:space="preserve">] </w:t>
      </w:r>
      <w:r w:rsidRPr="001C6863">
        <w:rPr>
          <w:lang w:val="sr-Latn-BA"/>
        </w:rPr>
        <w:t xml:space="preserve">алатом, </w:t>
      </w:r>
      <w:r w:rsidR="00955563">
        <w:rPr>
          <w:lang w:val="sr-Cyrl-BA"/>
        </w:rPr>
        <w:t xml:space="preserve">који омогућава </w:t>
      </w:r>
      <w:r w:rsidR="00955563">
        <w:rPr>
          <w:lang w:val="sr-Latn-BA"/>
        </w:rPr>
        <w:t>генерисање графикона и визуализацију</w:t>
      </w:r>
      <w:r w:rsidRPr="001C6863">
        <w:rPr>
          <w:lang w:val="sr-Latn-BA"/>
        </w:rPr>
        <w:t xml:space="preserve"> података. </w:t>
      </w:r>
      <w:r w:rsidR="00530369">
        <w:rPr>
          <w:lang w:val="sr-Cyrl-BA"/>
        </w:rPr>
        <w:t>Кли</w:t>
      </w:r>
      <w:r w:rsidR="00760734">
        <w:rPr>
          <w:lang w:val="sr-Cyrl-BA"/>
        </w:rPr>
        <w:t>ј</w:t>
      </w:r>
      <w:r w:rsidR="00530369">
        <w:rPr>
          <w:lang w:val="sr-Cyrl-BA"/>
        </w:rPr>
        <w:t>ентски дио</w:t>
      </w:r>
      <w:r w:rsidRPr="001C6863">
        <w:rPr>
          <w:lang w:val="sr-Latn-BA"/>
        </w:rPr>
        <w:t xml:space="preserve"> шаље упит </w:t>
      </w:r>
      <w:commentRangeStart w:id="84"/>
      <w:r w:rsidR="00F06FE0" w:rsidRPr="00530369">
        <w:rPr>
          <w:i/>
          <w:lang w:val="sr-Latn-BA"/>
        </w:rPr>
        <w:t>Grafana</w:t>
      </w:r>
      <w:r w:rsidR="00F06FE0">
        <w:rPr>
          <w:i/>
          <w:lang w:val="sr-Cyrl-BA"/>
        </w:rPr>
        <w:t xml:space="preserve"> </w:t>
      </w:r>
      <w:r w:rsidR="00F06FE0">
        <w:rPr>
          <w:lang w:val="sr-Cyrl-BA"/>
        </w:rPr>
        <w:t>алату</w:t>
      </w:r>
      <w:commentRangeEnd w:id="84"/>
      <w:r w:rsidR="003E42B0">
        <w:rPr>
          <w:rStyle w:val="CommentReference"/>
          <w:lang w:eastAsia="ar-SA"/>
        </w:rPr>
        <w:commentReference w:id="84"/>
      </w:r>
      <w:r w:rsidR="00F06FE0">
        <w:rPr>
          <w:lang w:val="sr-Latn-BA"/>
        </w:rPr>
        <w:t>, просљ</w:t>
      </w:r>
      <w:r w:rsidRPr="001C6863">
        <w:rPr>
          <w:lang w:val="sr-Latn-BA"/>
        </w:rPr>
        <w:t xml:space="preserve">еђујући јој параметре, а </w:t>
      </w:r>
      <w:r w:rsidRPr="00530369">
        <w:rPr>
          <w:i/>
          <w:lang w:val="sr-Latn-BA"/>
        </w:rPr>
        <w:t>Grafana</w:t>
      </w:r>
      <w:r w:rsidRPr="001C6863">
        <w:rPr>
          <w:lang w:val="sr-Latn-BA"/>
        </w:rPr>
        <w:t xml:space="preserve"> </w:t>
      </w:r>
      <w:r w:rsidR="00530369">
        <w:rPr>
          <w:lang w:val="sr-Cyrl-BA"/>
        </w:rPr>
        <w:t>на основу п</w:t>
      </w:r>
      <w:r w:rsidR="00F06FE0">
        <w:rPr>
          <w:lang w:val="sr-Cyrl-BA"/>
        </w:rPr>
        <w:t>росљ</w:t>
      </w:r>
      <w:r w:rsidR="002F5539">
        <w:rPr>
          <w:lang w:val="sr-Cyrl-BA"/>
        </w:rPr>
        <w:t>еђених в</w:t>
      </w:r>
      <w:r w:rsidR="00530369">
        <w:rPr>
          <w:lang w:val="sr-Cyrl-BA"/>
        </w:rPr>
        <w:t xml:space="preserve">риједности </w:t>
      </w:r>
      <w:r w:rsidRPr="001C6863">
        <w:rPr>
          <w:lang w:val="sr-Latn-BA"/>
        </w:rPr>
        <w:t>генерише одговарајући графикон који</w:t>
      </w:r>
      <w:r w:rsidR="00530369">
        <w:rPr>
          <w:lang w:val="sr-Latn-BA"/>
        </w:rPr>
        <w:t xml:space="preserve"> се затим приказује на корисничком </w:t>
      </w:r>
      <w:r w:rsidR="000A20CF">
        <w:rPr>
          <w:lang w:val="sr-Cyrl-BA"/>
        </w:rPr>
        <w:t>интерфејсу</w:t>
      </w:r>
      <w:r w:rsidRPr="001C6863">
        <w:rPr>
          <w:lang w:val="sr-Latn-BA"/>
        </w:rPr>
        <w:t>.</w:t>
      </w:r>
    </w:p>
    <w:p w14:paraId="6356CEFB" w14:textId="77777777" w:rsidR="003111CC" w:rsidRDefault="001C6863" w:rsidP="0000730F">
      <w:pPr>
        <w:ind w:firstLine="284"/>
        <w:rPr>
          <w:lang w:val="sr-Latn-BA"/>
        </w:rPr>
      </w:pPr>
      <w:r w:rsidRPr="001C6863">
        <w:rPr>
          <w:lang w:val="sr-Latn-BA"/>
        </w:rPr>
        <w:t>Важно је напоменути да</w:t>
      </w:r>
      <w:r w:rsidR="00A527F6">
        <w:rPr>
          <w:lang w:val="sr-Cyrl-BA"/>
        </w:rPr>
        <w:t xml:space="preserve"> комуникација између компоненти</w:t>
      </w:r>
      <w:r w:rsidR="003111CC">
        <w:rPr>
          <w:lang w:val="sr-Cyrl-BA"/>
        </w:rPr>
        <w:t>,</w:t>
      </w:r>
      <w:r w:rsidR="00A527F6">
        <w:rPr>
          <w:lang w:val="sr-Cyrl-BA"/>
        </w:rPr>
        <w:t xml:space="preserve"> осим неком акцијом корисника, може да буде иницирана и појавом одређених вриједности у бази података</w:t>
      </w:r>
      <w:r w:rsidRPr="001C6863">
        <w:rPr>
          <w:lang w:val="sr-Latn-BA"/>
        </w:rPr>
        <w:t xml:space="preserve">. </w:t>
      </w:r>
    </w:p>
    <w:p w14:paraId="13C62BFE" w14:textId="3CFD8910" w:rsidR="001C6863" w:rsidRDefault="001C6863" w:rsidP="0000730F">
      <w:pPr>
        <w:ind w:firstLine="284"/>
        <w:rPr>
          <w:lang w:val="sr-Latn-BA"/>
        </w:rPr>
      </w:pPr>
      <w:r w:rsidRPr="00A527F6">
        <w:rPr>
          <w:i/>
          <w:lang w:val="sr-Latn-BA"/>
        </w:rPr>
        <w:lastRenderedPageBreak/>
        <w:t>InfluxDB</w:t>
      </w:r>
      <w:r w:rsidRPr="001C6863">
        <w:rPr>
          <w:lang w:val="sr-Latn-BA"/>
        </w:rPr>
        <w:t xml:space="preserve"> </w:t>
      </w:r>
      <w:r w:rsidR="00A527F6">
        <w:rPr>
          <w:lang w:val="sr-Cyrl-BA"/>
        </w:rPr>
        <w:t>периодично извршава скрипту која провјерава да ли су све вриједно</w:t>
      </w:r>
      <w:r w:rsidR="003111CC">
        <w:rPr>
          <w:lang w:val="sr-Cyrl-BA"/>
        </w:rPr>
        <w:t>сти очитавања очекиване. У</w:t>
      </w:r>
      <w:r w:rsidR="00A527F6">
        <w:rPr>
          <w:lang w:val="sr-Cyrl-BA"/>
        </w:rPr>
        <w:t>колико се пој</w:t>
      </w:r>
      <w:r w:rsidR="003111CC">
        <w:rPr>
          <w:lang w:val="sr-Cyrl-BA"/>
        </w:rPr>
        <w:t>ави нека неочекивана вриједност</w:t>
      </w:r>
      <w:r w:rsidRPr="001C6863">
        <w:rPr>
          <w:lang w:val="sr-Latn-BA"/>
        </w:rPr>
        <w:t xml:space="preserve"> </w:t>
      </w:r>
      <w:r w:rsidR="003111CC">
        <w:rPr>
          <w:lang w:val="sr-Cyrl-BA"/>
        </w:rPr>
        <w:t>послаће се порука</w:t>
      </w:r>
      <w:r w:rsidR="00574FB2">
        <w:rPr>
          <w:lang w:val="sr-Cyrl-BA"/>
        </w:rPr>
        <w:t xml:space="preserve"> </w:t>
      </w:r>
      <w:r w:rsidRPr="00574FB2">
        <w:rPr>
          <w:i/>
          <w:lang w:val="sr-Latn-BA"/>
        </w:rPr>
        <w:t>REST</w:t>
      </w:r>
      <w:r w:rsidRPr="001C6863">
        <w:rPr>
          <w:lang w:val="sr-Latn-BA"/>
        </w:rPr>
        <w:t xml:space="preserve"> </w:t>
      </w:r>
      <w:r w:rsidRPr="00574FB2">
        <w:rPr>
          <w:i/>
          <w:lang w:val="sr-Latn-BA"/>
        </w:rPr>
        <w:t>endpoint</w:t>
      </w:r>
      <w:r w:rsidR="003111CC">
        <w:rPr>
          <w:lang w:val="sr-Latn-BA"/>
        </w:rPr>
        <w:t>-</w:t>
      </w:r>
      <w:r w:rsidRPr="001C6863">
        <w:rPr>
          <w:lang w:val="sr-Latn-BA"/>
        </w:rPr>
        <w:t xml:space="preserve">у </w:t>
      </w:r>
      <w:r w:rsidR="003111CC">
        <w:rPr>
          <w:lang w:val="sr-Cyrl-BA"/>
        </w:rPr>
        <w:t xml:space="preserve">у </w:t>
      </w:r>
      <w:r w:rsidRPr="001C6863">
        <w:rPr>
          <w:lang w:val="sr-Latn-BA"/>
        </w:rPr>
        <w:t xml:space="preserve">контролеру </w:t>
      </w:r>
      <w:r w:rsidR="00574FB2">
        <w:rPr>
          <w:lang w:val="sr-Cyrl-BA"/>
        </w:rPr>
        <w:t>серверског дијела</w:t>
      </w:r>
      <w:r w:rsidRPr="001C6863">
        <w:rPr>
          <w:lang w:val="sr-Latn-BA"/>
        </w:rPr>
        <w:t xml:space="preserve"> апликације.</w:t>
      </w:r>
    </w:p>
    <w:p w14:paraId="09B94DCE" w14:textId="09C0FBE1" w:rsidR="00A7508E" w:rsidRPr="00A7508E" w:rsidRDefault="00384F4F" w:rsidP="0000730F">
      <w:pPr>
        <w:ind w:firstLine="284"/>
        <w:rPr>
          <w:lang w:val="sr-Cyrl-BA"/>
        </w:rPr>
      </w:pPr>
      <w:commentRangeStart w:id="85"/>
      <w:r>
        <w:rPr>
          <w:lang w:val="sr-Cyrl-BA"/>
        </w:rPr>
        <w:t xml:space="preserve">Затим се путем </w:t>
      </w:r>
      <w:r w:rsidRPr="00384F4F">
        <w:rPr>
          <w:i/>
          <w:lang w:val="sr-Latn-BA"/>
        </w:rPr>
        <w:t>WebSocket</w:t>
      </w:r>
      <w:r>
        <w:rPr>
          <w:i/>
          <w:lang w:val="sr-Cyrl-BA"/>
        </w:rPr>
        <w:t xml:space="preserve">-а </w:t>
      </w:r>
      <w:r>
        <w:rPr>
          <w:lang w:val="sr-Cyrl-BA"/>
        </w:rPr>
        <w:t>који је усп</w:t>
      </w:r>
      <w:r w:rsidR="003111CC">
        <w:rPr>
          <w:lang w:val="sr-Cyrl-BA"/>
        </w:rPr>
        <w:t>остављ</w:t>
      </w:r>
      <w:r w:rsidR="008F0C32">
        <w:rPr>
          <w:lang w:val="sr-Cyrl-BA"/>
        </w:rPr>
        <w:t xml:space="preserve">ен </w:t>
      </w:r>
      <w:commentRangeEnd w:id="85"/>
      <w:r w:rsidR="00F542FB">
        <w:rPr>
          <w:rStyle w:val="CommentReference"/>
          <w:lang w:eastAsia="ar-SA"/>
        </w:rPr>
        <w:commentReference w:id="85"/>
      </w:r>
      <w:r w:rsidR="008F0C32">
        <w:rPr>
          <w:lang w:val="sr-Cyrl-BA"/>
        </w:rPr>
        <w:t>између серверског и кл</w:t>
      </w:r>
      <w:r>
        <w:rPr>
          <w:lang w:val="sr-Cyrl-BA"/>
        </w:rPr>
        <w:t>и</w:t>
      </w:r>
      <w:r w:rsidR="00760734">
        <w:rPr>
          <w:lang w:val="sr-Cyrl-BA"/>
        </w:rPr>
        <w:t>ј</w:t>
      </w:r>
      <w:r>
        <w:rPr>
          <w:lang w:val="sr-Cyrl-BA"/>
        </w:rPr>
        <w:t>ентског дијела просљеђује обавјештење на корисн</w:t>
      </w:r>
      <w:r w:rsidR="003111CC">
        <w:rPr>
          <w:lang w:val="sr-Cyrl-BA"/>
        </w:rPr>
        <w:t>ички</w:t>
      </w:r>
      <w:r>
        <w:rPr>
          <w:lang w:val="sr-Cyrl-BA"/>
        </w:rPr>
        <w:t xml:space="preserve"> </w:t>
      </w:r>
      <w:r w:rsidR="000A20CF">
        <w:rPr>
          <w:lang w:val="sr-Cyrl-BA"/>
        </w:rPr>
        <w:t>интерфејс</w:t>
      </w:r>
      <w:r>
        <w:rPr>
          <w:lang w:val="sr-Cyrl-BA"/>
        </w:rPr>
        <w:t>.</w:t>
      </w:r>
      <w:r w:rsidR="008F0C32" w:rsidRPr="008F0C32">
        <w:rPr>
          <w:lang w:val="sr-Latn-BA"/>
        </w:rPr>
        <w:t xml:space="preserve"> </w:t>
      </w:r>
      <w:r w:rsidR="002F5539">
        <w:rPr>
          <w:lang w:val="sr-Cyrl-BA"/>
        </w:rPr>
        <w:t>О</w:t>
      </w:r>
      <w:r w:rsidR="002F5539">
        <w:rPr>
          <w:lang w:val="sr-Latn-BA"/>
        </w:rPr>
        <w:t xml:space="preserve">творен </w:t>
      </w:r>
      <w:r w:rsidR="008F0C32" w:rsidRPr="008F0C32">
        <w:rPr>
          <w:i/>
          <w:lang w:val="sr-Latn-BA"/>
        </w:rPr>
        <w:t>WebSocket</w:t>
      </w:r>
      <w:r w:rsidR="008F0C32" w:rsidRPr="001C6863">
        <w:rPr>
          <w:lang w:val="sr-Latn-BA"/>
        </w:rPr>
        <w:t xml:space="preserve"> </w:t>
      </w:r>
      <w:r w:rsidR="002F5539">
        <w:rPr>
          <w:lang w:val="sr-Cyrl-BA"/>
        </w:rPr>
        <w:t xml:space="preserve">канал </w:t>
      </w:r>
      <w:r w:rsidR="008F0C32" w:rsidRPr="001C6863">
        <w:rPr>
          <w:lang w:val="sr-Latn-BA"/>
        </w:rPr>
        <w:t>омогућ</w:t>
      </w:r>
      <w:r w:rsidR="002F5539">
        <w:rPr>
          <w:lang w:val="sr-Cyrl-BA"/>
        </w:rPr>
        <w:t>ује</w:t>
      </w:r>
      <w:r w:rsidR="008F0C32" w:rsidRPr="001C6863">
        <w:rPr>
          <w:lang w:val="sr-Latn-BA"/>
        </w:rPr>
        <w:t xml:space="preserve"> </w:t>
      </w:r>
      <w:r w:rsidR="008F0C32">
        <w:rPr>
          <w:lang w:val="sr-Cyrl-BA"/>
        </w:rPr>
        <w:t>серверском дијелу</w:t>
      </w:r>
      <w:r w:rsidR="008F0C32" w:rsidRPr="001C6863">
        <w:rPr>
          <w:lang w:val="sr-Latn-BA"/>
        </w:rPr>
        <w:t xml:space="preserve"> да шаље обав</w:t>
      </w:r>
      <w:r w:rsidR="003111CC">
        <w:rPr>
          <w:lang w:val="sr-Cyrl-BA"/>
        </w:rPr>
        <w:t>ј</w:t>
      </w:r>
      <w:r w:rsidR="008F0C32" w:rsidRPr="001C6863">
        <w:rPr>
          <w:lang w:val="sr-Latn-BA"/>
        </w:rPr>
        <w:t>еште</w:t>
      </w:r>
      <w:r w:rsidR="008F0C32">
        <w:rPr>
          <w:lang w:val="sr-Latn-BA"/>
        </w:rPr>
        <w:t>ња у реалном времену</w:t>
      </w:r>
      <w:r w:rsidR="008F0C32" w:rsidRPr="001C6863">
        <w:rPr>
          <w:lang w:val="sr-Latn-BA"/>
        </w:rPr>
        <w:t xml:space="preserve"> на основу догађаја који се дешавају у бази података.</w:t>
      </w:r>
    </w:p>
    <w:p w14:paraId="25B12820" w14:textId="77777777" w:rsidR="00A773EA" w:rsidRDefault="001C6863" w:rsidP="0000730F">
      <w:pPr>
        <w:ind w:firstLine="284"/>
        <w:rPr>
          <w:lang w:val="sr-Latn-BA"/>
        </w:rPr>
        <w:sectPr w:rsidR="00A773EA" w:rsidSect="00F65BA9">
          <w:headerReference w:type="default" r:id="rId28"/>
          <w:footerReference w:type="default" r:id="rId29"/>
          <w:pgSz w:w="11907" w:h="16840" w:code="9"/>
          <w:pgMar w:top="1134" w:right="1417" w:bottom="1134" w:left="1418" w:header="567" w:footer="567" w:gutter="0"/>
          <w:cols w:space="720"/>
        </w:sectPr>
      </w:pPr>
      <w:r w:rsidRPr="001C6863">
        <w:rPr>
          <w:lang w:val="sr-Latn-BA"/>
        </w:rPr>
        <w:t xml:space="preserve">У процесу </w:t>
      </w:r>
      <w:r w:rsidRPr="00315576">
        <w:rPr>
          <w:lang w:val="sr-Latn-BA"/>
        </w:rPr>
        <w:t>аутентификације</w:t>
      </w:r>
      <w:r w:rsidRPr="001C6863">
        <w:rPr>
          <w:lang w:val="sr-Latn-BA"/>
        </w:rPr>
        <w:t xml:space="preserve"> и </w:t>
      </w:r>
      <w:r w:rsidR="00A7508E">
        <w:rPr>
          <w:lang w:val="sr-Cyrl-BA"/>
        </w:rPr>
        <w:t>ауторизације</w:t>
      </w:r>
      <w:r w:rsidR="003111CC">
        <w:rPr>
          <w:lang w:val="sr-Latn-BA"/>
        </w:rPr>
        <w:t>, коришт</w:t>
      </w:r>
      <w:r>
        <w:rPr>
          <w:lang w:val="sr-Latn-BA"/>
        </w:rPr>
        <w:t xml:space="preserve">ене су библиотеке као што су </w:t>
      </w:r>
      <w:r w:rsidRPr="001C6863">
        <w:rPr>
          <w:i/>
          <w:lang w:val="sr-Latn-BA"/>
        </w:rPr>
        <w:t>json web token</w:t>
      </w:r>
      <w:r w:rsidRPr="001C6863">
        <w:rPr>
          <w:lang w:val="sr-Latn-BA"/>
        </w:rPr>
        <w:t xml:space="preserve"> за рад са </w:t>
      </w:r>
      <w:r w:rsidRPr="002F5539">
        <w:rPr>
          <w:i/>
          <w:lang w:val="sr-Latn-BA"/>
        </w:rPr>
        <w:t>JSON</w:t>
      </w:r>
      <w:r w:rsidRPr="001C6863">
        <w:rPr>
          <w:lang w:val="sr-Latn-BA"/>
        </w:rPr>
        <w:t xml:space="preserve"> </w:t>
      </w:r>
      <w:r w:rsidRPr="002F5539">
        <w:rPr>
          <w:i/>
          <w:lang w:val="sr-Latn-BA"/>
        </w:rPr>
        <w:t>Web</w:t>
      </w:r>
      <w:r w:rsidRPr="001C6863">
        <w:rPr>
          <w:lang w:val="sr-Latn-BA"/>
        </w:rPr>
        <w:t xml:space="preserve"> </w:t>
      </w:r>
      <w:r w:rsidRPr="001C6863">
        <w:rPr>
          <w:i/>
          <w:lang w:val="sr-Latn-BA"/>
        </w:rPr>
        <w:t>Token</w:t>
      </w:r>
      <w:r w:rsidRPr="001C6863">
        <w:rPr>
          <w:lang w:val="sr-Latn-BA"/>
        </w:rPr>
        <w:t>-има, док је за слање обав</w:t>
      </w:r>
      <w:r w:rsidR="003111CC">
        <w:rPr>
          <w:lang w:val="sr-Cyrl-BA"/>
        </w:rPr>
        <w:t>ј</w:t>
      </w:r>
      <w:r w:rsidRPr="001C6863">
        <w:rPr>
          <w:lang w:val="sr-Latn-BA"/>
        </w:rPr>
        <w:t>ештењ</w:t>
      </w:r>
      <w:r w:rsidR="003111CC">
        <w:rPr>
          <w:lang w:val="sr-Latn-BA"/>
        </w:rPr>
        <w:t>а путем електронске поште коришт</w:t>
      </w:r>
      <w:r w:rsidRPr="001C6863">
        <w:rPr>
          <w:lang w:val="sr-Latn-BA"/>
        </w:rPr>
        <w:t xml:space="preserve">ена библиотека </w:t>
      </w:r>
      <w:commentRangeStart w:id="86"/>
      <w:r w:rsidRPr="001C6863">
        <w:rPr>
          <w:i/>
          <w:lang w:val="sr-Latn-BA"/>
        </w:rPr>
        <w:t>s</w:t>
      </w:r>
      <w:r w:rsidR="002F5539">
        <w:rPr>
          <w:i/>
          <w:lang w:val="sr-Latn-BA"/>
        </w:rPr>
        <w:t xml:space="preserve">pring </w:t>
      </w:r>
      <w:r w:rsidRPr="001C6863">
        <w:rPr>
          <w:i/>
          <w:lang w:val="sr-Latn-BA"/>
        </w:rPr>
        <w:t>boot</w:t>
      </w:r>
      <w:r w:rsidR="002F5539">
        <w:rPr>
          <w:i/>
          <w:lang w:val="sr-Latn-BA"/>
        </w:rPr>
        <w:t xml:space="preserve"> starter </w:t>
      </w:r>
      <w:r w:rsidRPr="001C6863">
        <w:rPr>
          <w:i/>
          <w:lang w:val="sr-Latn-BA"/>
        </w:rPr>
        <w:t>mai</w:t>
      </w:r>
      <w:commentRangeEnd w:id="86"/>
      <w:r w:rsidR="00A814B7">
        <w:rPr>
          <w:rStyle w:val="CommentReference"/>
          <w:lang w:eastAsia="ar-SA"/>
        </w:rPr>
        <w:commentReference w:id="86"/>
      </w:r>
      <w:r w:rsidRPr="001C6863">
        <w:rPr>
          <w:i/>
          <w:lang w:val="sr-Latn-BA"/>
        </w:rPr>
        <w:t>l</w:t>
      </w:r>
      <w:r w:rsidRPr="001C6863">
        <w:rPr>
          <w:lang w:val="sr-Latn-BA"/>
        </w:rPr>
        <w:t>.</w:t>
      </w:r>
    </w:p>
    <w:p w14:paraId="095799EA" w14:textId="77777777" w:rsidR="00C076E2" w:rsidRDefault="00496AAE" w:rsidP="006A4994">
      <w:pPr>
        <w:pStyle w:val="Heading1"/>
        <w:rPr>
          <w:lang w:val="sr-Cyrl-BA"/>
        </w:rPr>
      </w:pPr>
      <w:bookmarkStart w:id="87" w:name="_Toc157367323"/>
      <w:r>
        <w:rPr>
          <w:lang w:val="sr-Cyrl-RS"/>
        </w:rPr>
        <w:lastRenderedPageBreak/>
        <w:t>Пословна логика</w:t>
      </w:r>
      <w:bookmarkEnd w:id="87"/>
    </w:p>
    <w:p w14:paraId="1D09A69D" w14:textId="48B8B56E" w:rsidR="00496AAE" w:rsidRDefault="00FC79A5" w:rsidP="0000730F">
      <w:pPr>
        <w:ind w:firstLine="284"/>
        <w:rPr>
          <w:lang w:val="sr-Cyrl-BA"/>
        </w:rPr>
      </w:pPr>
      <w:r w:rsidRPr="00FC79A5">
        <w:rPr>
          <w:lang w:val="sr-Cyrl-BA"/>
        </w:rPr>
        <w:t xml:space="preserve">У наставку, детаљно ће бити разматран кључни аспект имплементираног система – аларм систем. Предмет анализе биће начин функционисања овог аларм система, као </w:t>
      </w:r>
      <w:r w:rsidR="0092091E">
        <w:rPr>
          <w:lang w:val="sr-Cyrl-BA"/>
        </w:rPr>
        <w:t>и детаљи његове имплементације. Биће објашњено</w:t>
      </w:r>
      <w:r w:rsidRPr="00FC79A5">
        <w:rPr>
          <w:lang w:val="sr-Cyrl-BA"/>
        </w:rPr>
        <w:t xml:space="preserve"> како систем обавештава раднике, које су специфичности његове реакције на различите догађаје и како су унапр</w:t>
      </w:r>
      <w:r w:rsidR="00A43D59">
        <w:rPr>
          <w:lang w:val="sr-Cyrl-BA"/>
        </w:rPr>
        <w:t>иј</w:t>
      </w:r>
      <w:r w:rsidRPr="00FC79A5">
        <w:rPr>
          <w:lang w:val="sr-Cyrl-BA"/>
        </w:rPr>
        <w:t>еђене перформансе кроз имплементацију.</w:t>
      </w:r>
    </w:p>
    <w:p w14:paraId="50E68CF8" w14:textId="40B44265" w:rsidR="00FC79A5" w:rsidRDefault="00FC79A5" w:rsidP="0000730F">
      <w:pPr>
        <w:ind w:firstLine="284"/>
        <w:rPr>
          <w:lang w:val="sr-Cyrl-RS"/>
        </w:rPr>
      </w:pPr>
      <w:r w:rsidRPr="00FC79A5">
        <w:rPr>
          <w:lang w:val="sr-Cyrl-RS"/>
        </w:rPr>
        <w:t xml:space="preserve">Овај аспект имплементације игра битну улогу у </w:t>
      </w:r>
      <w:proofErr w:type="spellStart"/>
      <w:r w:rsidRPr="00FC79A5">
        <w:rPr>
          <w:lang w:val="sr-Cyrl-RS"/>
        </w:rPr>
        <w:t>усм</w:t>
      </w:r>
      <w:r w:rsidR="00A43D59">
        <w:rPr>
          <w:lang w:val="sr-Cyrl-RS"/>
        </w:rPr>
        <w:t>ј</w:t>
      </w:r>
      <w:r w:rsidRPr="00FC79A5">
        <w:rPr>
          <w:lang w:val="sr-Cyrl-RS"/>
        </w:rPr>
        <w:t>еравању</w:t>
      </w:r>
      <w:proofErr w:type="spellEnd"/>
      <w:r w:rsidRPr="00FC79A5">
        <w:rPr>
          <w:lang w:val="sr-Cyrl-RS"/>
        </w:rPr>
        <w:t xml:space="preserve"> радника</w:t>
      </w:r>
      <w:r w:rsidR="007A6543">
        <w:rPr>
          <w:lang w:val="sr-Cyrl-RS"/>
        </w:rPr>
        <w:t xml:space="preserve"> одржавања система</w:t>
      </w:r>
      <w:r w:rsidRPr="00FC79A5">
        <w:rPr>
          <w:lang w:val="sr-Cyrl-RS"/>
        </w:rPr>
        <w:t xml:space="preserve"> ка правовременом и одговарајућем реаговању на различите податке и догађаје. Анализом детаља аларм система, ово поглавље ће пружити дубок увид у његову суштину и допринос у оптимизацији радних процеса у оквиру истраживаног информационог система.</w:t>
      </w:r>
    </w:p>
    <w:p w14:paraId="3E1797BB" w14:textId="77777777" w:rsidR="00C31502" w:rsidRDefault="00031F37" w:rsidP="00C31502">
      <w:pPr>
        <w:pStyle w:val="Heading2"/>
        <w:rPr>
          <w:lang w:val="sr-Cyrl-RS"/>
        </w:rPr>
      </w:pPr>
      <w:bookmarkStart w:id="88" w:name="_Toc157367324"/>
      <w:r>
        <w:rPr>
          <w:lang w:val="sr-Cyrl-RS"/>
        </w:rPr>
        <w:t>И</w:t>
      </w:r>
      <w:r w:rsidR="00C31502">
        <w:rPr>
          <w:lang w:val="sr-Cyrl-RS"/>
        </w:rPr>
        <w:t xml:space="preserve">мплементација </w:t>
      </w:r>
      <w:commentRangeStart w:id="89"/>
      <w:r w:rsidR="00C31502">
        <w:rPr>
          <w:lang w:val="sr-Cyrl-RS"/>
        </w:rPr>
        <w:t>аларм система</w:t>
      </w:r>
      <w:bookmarkEnd w:id="88"/>
      <w:commentRangeEnd w:id="89"/>
      <w:r w:rsidR="00A814B7">
        <w:rPr>
          <w:rStyle w:val="CommentReference"/>
          <w:rFonts w:ascii="Times New Roman" w:hAnsi="Times New Roman"/>
          <w:b w:val="0"/>
          <w:lang w:eastAsia="ar-SA"/>
        </w:rPr>
        <w:commentReference w:id="89"/>
      </w:r>
    </w:p>
    <w:p w14:paraId="112C6EA1" w14:textId="4BEDA927" w:rsidR="00AA327C" w:rsidRDefault="00AA327C" w:rsidP="00BE2D20">
      <w:pPr>
        <w:ind w:firstLine="284"/>
        <w:rPr>
          <w:color w:val="FF0000"/>
          <w:lang w:val="sr-Cyrl-RS"/>
        </w:rPr>
      </w:pPr>
      <w:r>
        <w:rPr>
          <w:lang w:val="sr-Cyrl-RS"/>
        </w:rPr>
        <w:t xml:space="preserve">Динамички дијаграм секвенци, представљен на </w:t>
      </w:r>
      <w:r w:rsidRPr="00A43D59">
        <w:rPr>
          <w:color w:val="000000" w:themeColor="text1"/>
          <w:lang w:val="sr-Cyrl-RS"/>
        </w:rPr>
        <w:t xml:space="preserve">слици </w:t>
      </w:r>
      <w:r w:rsidR="00A43D59" w:rsidRPr="00A43D59">
        <w:rPr>
          <w:color w:val="000000" w:themeColor="text1"/>
          <w:lang w:val="sr-Cyrl-RS"/>
        </w:rPr>
        <w:t>5.1.1</w:t>
      </w:r>
      <w:r w:rsidRPr="00A43D59">
        <w:rPr>
          <w:color w:val="000000" w:themeColor="text1"/>
          <w:lang w:val="sr-Cyrl-RS"/>
        </w:rPr>
        <w:t xml:space="preserve"> </w:t>
      </w:r>
      <w:r w:rsidRPr="00AA327C">
        <w:rPr>
          <w:lang w:val="sr-Cyrl-RS"/>
        </w:rPr>
        <w:t xml:space="preserve">састоји се из два </w:t>
      </w:r>
      <w:proofErr w:type="spellStart"/>
      <w:r w:rsidRPr="00AA327C">
        <w:rPr>
          <w:lang w:val="sr-Cyrl-RS"/>
        </w:rPr>
        <w:t>д</w:t>
      </w:r>
      <w:r w:rsidR="00A43D59">
        <w:rPr>
          <w:lang w:val="sr-Cyrl-RS"/>
        </w:rPr>
        <w:t>иј</w:t>
      </w:r>
      <w:r w:rsidRPr="00AA327C">
        <w:rPr>
          <w:lang w:val="sr-Cyrl-RS"/>
        </w:rPr>
        <w:t>ела</w:t>
      </w:r>
      <w:proofErr w:type="spellEnd"/>
      <w:r w:rsidRPr="00AA327C">
        <w:rPr>
          <w:lang w:val="sr-Cyrl-RS"/>
        </w:rPr>
        <w:t xml:space="preserve">. </w:t>
      </w:r>
    </w:p>
    <w:p w14:paraId="0FE3F93A" w14:textId="777F2371" w:rsidR="00AA327C" w:rsidRDefault="00AA327C" w:rsidP="00BE2D20">
      <w:pPr>
        <w:ind w:firstLine="0"/>
        <w:rPr>
          <w:lang w:val="sr-Cyrl-RS"/>
        </w:rPr>
      </w:pPr>
      <w:r w:rsidRPr="00AA327C">
        <w:rPr>
          <w:lang w:val="sr-Cyrl-RS"/>
        </w:rPr>
        <w:t xml:space="preserve">У првом </w:t>
      </w:r>
      <w:proofErr w:type="spellStart"/>
      <w:r w:rsidRPr="00AA327C">
        <w:rPr>
          <w:lang w:val="sr-Cyrl-RS"/>
        </w:rPr>
        <w:t>д</w:t>
      </w:r>
      <w:r w:rsidR="00A43D59">
        <w:rPr>
          <w:lang w:val="sr-Cyrl-RS"/>
        </w:rPr>
        <w:t>иј</w:t>
      </w:r>
      <w:r w:rsidRPr="00AA327C">
        <w:rPr>
          <w:lang w:val="sr-Cyrl-RS"/>
        </w:rPr>
        <w:t>елу</w:t>
      </w:r>
      <w:proofErr w:type="spellEnd"/>
      <w:r w:rsidRPr="00AA327C">
        <w:rPr>
          <w:lang w:val="sr-Cyrl-RS"/>
        </w:rPr>
        <w:t xml:space="preserve"> илустрован је процес креир</w:t>
      </w:r>
      <w:r>
        <w:rPr>
          <w:lang w:val="sr-Cyrl-RS"/>
        </w:rPr>
        <w:t xml:space="preserve">ања новог објекта </w:t>
      </w:r>
      <w:proofErr w:type="spellStart"/>
      <w:r w:rsidRPr="00AA327C">
        <w:rPr>
          <w:i/>
          <w:lang w:val="sr-Cyrl-RS"/>
        </w:rPr>
        <w:t>Installation</w:t>
      </w:r>
      <w:proofErr w:type="spellEnd"/>
      <w:r w:rsidRPr="00AA327C">
        <w:rPr>
          <w:lang w:val="sr-Cyrl-RS"/>
        </w:rPr>
        <w:t xml:space="preserve">. Објекат </w:t>
      </w:r>
      <w:proofErr w:type="spellStart"/>
      <w:r w:rsidRPr="00AA327C">
        <w:rPr>
          <w:i/>
          <w:lang w:val="sr-Cyrl-RS"/>
        </w:rPr>
        <w:t>Installation</w:t>
      </w:r>
      <w:proofErr w:type="spellEnd"/>
      <w:r>
        <w:rPr>
          <w:lang w:val="sr-Cyrl-RS"/>
        </w:rPr>
        <w:t xml:space="preserve"> </w:t>
      </w:r>
      <w:r w:rsidRPr="00AA327C">
        <w:rPr>
          <w:lang w:val="sr-Cyrl-RS"/>
        </w:rPr>
        <w:t xml:space="preserve">садржи информације о </w:t>
      </w:r>
      <w:r>
        <w:rPr>
          <w:lang w:val="sr-Cyrl-RS"/>
        </w:rPr>
        <w:t>инсталацији</w:t>
      </w:r>
      <w:r w:rsidRPr="00AA327C">
        <w:rPr>
          <w:lang w:val="sr-Cyrl-RS"/>
        </w:rPr>
        <w:t xml:space="preserve"> сензора, конк</w:t>
      </w:r>
      <w:r>
        <w:rPr>
          <w:lang w:val="sr-Cyrl-RS"/>
        </w:rPr>
        <w:t>ретно који сензор је постављен,</w:t>
      </w:r>
      <w:r w:rsidRPr="00AA327C">
        <w:rPr>
          <w:lang w:val="sr-Cyrl-RS"/>
        </w:rPr>
        <w:t xml:space="preserve"> у којој канцеларији</w:t>
      </w:r>
      <w:r>
        <w:rPr>
          <w:lang w:val="sr-Cyrl-RS"/>
        </w:rPr>
        <w:t xml:space="preserve"> и када.</w:t>
      </w:r>
    </w:p>
    <w:p w14:paraId="261F2643" w14:textId="1398FA1D" w:rsidR="00FC79A5" w:rsidRDefault="00AA327C" w:rsidP="00BE2D20">
      <w:pPr>
        <w:ind w:firstLine="284"/>
        <w:rPr>
          <w:lang w:val="sr-Cyrl-BA"/>
        </w:rPr>
      </w:pPr>
      <w:r w:rsidRPr="00AA327C">
        <w:rPr>
          <w:lang w:val="sr-Cyrl-RS"/>
        </w:rPr>
        <w:t xml:space="preserve">Овај </w:t>
      </w:r>
      <w:proofErr w:type="spellStart"/>
      <w:r>
        <w:rPr>
          <w:lang w:val="sr-Cyrl-RS"/>
        </w:rPr>
        <w:t>дио</w:t>
      </w:r>
      <w:proofErr w:type="spellEnd"/>
      <w:r w:rsidRPr="00AA327C">
        <w:rPr>
          <w:lang w:val="sr-Cyrl-RS"/>
        </w:rPr>
        <w:t xml:space="preserve"> </w:t>
      </w:r>
      <w:r>
        <w:rPr>
          <w:lang w:val="sr-Cyrl-RS"/>
        </w:rPr>
        <w:t xml:space="preserve">система је важан за аларм систем из разлога што се при креирању нове инсталације креира </w:t>
      </w:r>
      <w:proofErr w:type="spellStart"/>
      <w:r w:rsidR="00A43D59">
        <w:rPr>
          <w:lang w:val="sr-Cyrl-RS"/>
        </w:rPr>
        <w:t>провјера</w:t>
      </w:r>
      <w:proofErr w:type="spellEnd"/>
      <w:r w:rsidR="00A43D59">
        <w:rPr>
          <w:lang w:val="sr-Cyrl-RS"/>
        </w:rPr>
        <w:t xml:space="preserve"> (</w:t>
      </w:r>
      <w:proofErr w:type="spellStart"/>
      <w:r w:rsidR="00A43D59">
        <w:rPr>
          <w:lang w:val="sr-Cyrl-RS"/>
        </w:rPr>
        <w:t>енг</w:t>
      </w:r>
      <w:proofErr w:type="spellEnd"/>
      <w:r w:rsidR="00A43D59">
        <w:rPr>
          <w:lang w:val="sr-Cyrl-RS"/>
        </w:rPr>
        <w:t xml:space="preserve">. </w:t>
      </w:r>
      <w:r w:rsidRPr="00AA327C">
        <w:rPr>
          <w:i/>
        </w:rPr>
        <w:t>check</w:t>
      </w:r>
      <w:r w:rsidR="00A43D59" w:rsidRPr="00A43D59">
        <w:rPr>
          <w:lang w:val="sr-Cyrl-BA"/>
        </w:rPr>
        <w:t>)</w:t>
      </w:r>
      <w:r>
        <w:rPr>
          <w:i/>
        </w:rPr>
        <w:t xml:space="preserve"> </w:t>
      </w:r>
      <w:r>
        <w:rPr>
          <w:lang w:val="sr-Cyrl-BA"/>
        </w:rPr>
        <w:t xml:space="preserve">у </w:t>
      </w:r>
      <w:r w:rsidRPr="00AA327C">
        <w:rPr>
          <w:i/>
        </w:rPr>
        <w:t>InfluxDB</w:t>
      </w:r>
      <w:r>
        <w:t xml:space="preserve"> </w:t>
      </w:r>
      <w:r>
        <w:rPr>
          <w:lang w:val="sr-Cyrl-BA"/>
        </w:rPr>
        <w:t xml:space="preserve">бази података, а </w:t>
      </w:r>
      <w:r w:rsidR="00F04E21">
        <w:rPr>
          <w:lang w:val="sr-Cyrl-BA"/>
        </w:rPr>
        <w:t>провјере</w:t>
      </w:r>
      <w:r>
        <w:rPr>
          <w:lang w:val="sr-Cyrl-BA"/>
        </w:rPr>
        <w:t xml:space="preserve"> представљају основу аларм система. У наставку ће бити разложене све битне компоненте за функционисање аларм система, представљене у другом дијелу дијаграма.</w:t>
      </w:r>
    </w:p>
    <w:p w14:paraId="779F8E76" w14:textId="77777777" w:rsidR="006860E9" w:rsidRPr="006860E9" w:rsidRDefault="006860E9" w:rsidP="002010A7">
      <w:pPr>
        <w:pStyle w:val="Heading5"/>
        <w:numPr>
          <w:ilvl w:val="0"/>
          <w:numId w:val="0"/>
        </w:numPr>
        <w:ind w:left="1134" w:hanging="1134"/>
        <w:rPr>
          <w:lang w:val="sr-Cyrl-BA"/>
        </w:rPr>
      </w:pPr>
    </w:p>
    <w:p w14:paraId="5F07D11E" w14:textId="0F4F8198" w:rsidR="008F0CA0" w:rsidRDefault="00530BA8" w:rsidP="00A43D59">
      <w:pPr>
        <w:ind w:left="-284" w:firstLine="0"/>
        <w:rPr>
          <w:lang w:val="sr-Latn-CS"/>
        </w:rPr>
      </w:pPr>
      <w:r>
        <w:rPr>
          <w:noProof/>
          <w:lang w:val="en-US"/>
        </w:rPr>
        <w:lastRenderedPageBreak/>
        <w:drawing>
          <wp:inline distT="0" distB="0" distL="0" distR="0" wp14:anchorId="44E51833" wp14:editId="457C4847">
            <wp:extent cx="6614160" cy="730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jagram.drawio.png"/>
                    <pic:cNvPicPr/>
                  </pic:nvPicPr>
                  <pic:blipFill rotWithShape="1">
                    <a:blip r:embed="rId30">
                      <a:extLst>
                        <a:ext uri="{28A0092B-C50C-407E-A947-70E740481C1C}">
                          <a14:useLocalDpi xmlns:a14="http://schemas.microsoft.com/office/drawing/2010/main" val="0"/>
                        </a:ext>
                      </a:extLst>
                    </a:blip>
                    <a:srcRect b="15469"/>
                    <a:stretch/>
                  </pic:blipFill>
                  <pic:spPr bwMode="auto">
                    <a:xfrm>
                      <a:off x="0" y="0"/>
                      <a:ext cx="6650575" cy="7349090"/>
                    </a:xfrm>
                    <a:prstGeom prst="rect">
                      <a:avLst/>
                    </a:prstGeom>
                    <a:ln>
                      <a:noFill/>
                    </a:ln>
                    <a:extLst>
                      <a:ext uri="{53640926-AAD7-44D8-BBD7-CCE9431645EC}">
                        <a14:shadowObscured xmlns:a14="http://schemas.microsoft.com/office/drawing/2010/main"/>
                      </a:ext>
                    </a:extLst>
                  </pic:spPr>
                </pic:pic>
              </a:graphicData>
            </a:graphic>
          </wp:inline>
        </w:drawing>
      </w:r>
    </w:p>
    <w:p w14:paraId="782B531F" w14:textId="3D1DF073" w:rsidR="00A43D59" w:rsidRDefault="00A43D59" w:rsidP="00A43D59">
      <w:pPr>
        <w:pStyle w:val="Caption"/>
        <w:rPr>
          <w:i/>
          <w:lang w:val="sr-Cyrl-BA"/>
        </w:rPr>
      </w:pPr>
      <w:r w:rsidRPr="00A43D59">
        <w:rPr>
          <w:i/>
          <w:lang w:val="sr-Cyrl-BA"/>
        </w:rPr>
        <w:t>Слика 5.1.1 Дијаграм секвенци који приказује аларм систем</w:t>
      </w:r>
    </w:p>
    <w:p w14:paraId="54FFB339" w14:textId="44966E26" w:rsidR="00A43D59" w:rsidRDefault="0072608A" w:rsidP="0072608A">
      <w:pPr>
        <w:ind w:firstLine="0"/>
        <w:rPr>
          <w:lang w:val="sr-Cyrl-BA"/>
        </w:rPr>
      </w:pPr>
      <w:r>
        <w:rPr>
          <w:lang w:val="sr-Cyrl-BA"/>
        </w:rPr>
        <w:t>На дијаграму 5.1.1 је због читљивости представљена благо поједностављена верзија алгоритма за филтрирање запослених којима ће се послати обавјештење путем електронске поште. Детаљан опис овог алгоритма за филтрирање је дат у поглављу 5.1.2.</w:t>
      </w:r>
    </w:p>
    <w:p w14:paraId="2EE63454" w14:textId="77777777" w:rsidR="00A43D59" w:rsidRPr="00A43D59" w:rsidRDefault="00A43D59" w:rsidP="00485D5E">
      <w:pPr>
        <w:ind w:firstLine="0"/>
        <w:rPr>
          <w:lang w:val="sr-Cyrl-BA"/>
        </w:rPr>
      </w:pPr>
    </w:p>
    <w:p w14:paraId="5E4B54B4" w14:textId="5F53144B" w:rsidR="00130015" w:rsidRPr="00614AF8" w:rsidRDefault="002010A7" w:rsidP="002010A7">
      <w:pPr>
        <w:pStyle w:val="Heading3"/>
        <w:rPr>
          <w:b w:val="0"/>
          <w:lang w:val="sr-Cyrl-BA"/>
        </w:rPr>
      </w:pPr>
      <w:r w:rsidRPr="002010A7">
        <w:rPr>
          <w:i/>
          <w:lang w:val="sr-Cyrl-BA"/>
        </w:rPr>
        <w:lastRenderedPageBreak/>
        <w:t xml:space="preserve"> </w:t>
      </w:r>
      <w:bookmarkStart w:id="90" w:name="_Toc157367325"/>
      <w:r w:rsidR="00F04E21">
        <w:rPr>
          <w:b w:val="0"/>
          <w:lang w:val="sr-Cyrl-BA"/>
        </w:rPr>
        <w:t xml:space="preserve">Провјере (енг. </w:t>
      </w:r>
      <w:r w:rsidR="000E58E5">
        <w:rPr>
          <w:b w:val="0"/>
          <w:bCs w:val="0"/>
          <w:i/>
          <w:lang w:val="en-US"/>
        </w:rPr>
        <w:t>C</w:t>
      </w:r>
      <w:r w:rsidR="000E58E5" w:rsidRPr="00C725AF">
        <w:rPr>
          <w:b w:val="0"/>
          <w:bCs w:val="0"/>
          <w:i/>
          <w:lang w:val="sr-Cyrl-BA"/>
        </w:rPr>
        <w:t>hecks</w:t>
      </w:r>
      <w:r w:rsidR="00F04E21">
        <w:rPr>
          <w:b w:val="0"/>
          <w:lang w:val="sr-Cyrl-BA"/>
        </w:rPr>
        <w:t>)</w:t>
      </w:r>
      <w:r w:rsidRPr="00614AF8">
        <w:rPr>
          <w:b w:val="0"/>
          <w:lang w:val="sr-Cyrl-BA"/>
        </w:rPr>
        <w:t xml:space="preserve"> у </w:t>
      </w:r>
      <w:r w:rsidRPr="00010070">
        <w:rPr>
          <w:b w:val="0"/>
          <w:i/>
        </w:rPr>
        <w:t>InfluxDB</w:t>
      </w:r>
      <w:r w:rsidRPr="00614AF8">
        <w:rPr>
          <w:b w:val="0"/>
        </w:rPr>
        <w:t xml:space="preserve"> </w:t>
      </w:r>
      <w:r w:rsidRPr="00614AF8">
        <w:rPr>
          <w:b w:val="0"/>
          <w:lang w:val="sr-Cyrl-BA"/>
        </w:rPr>
        <w:t>бази података</w:t>
      </w:r>
      <w:bookmarkEnd w:id="90"/>
    </w:p>
    <w:p w14:paraId="0A59A6BA" w14:textId="108299DF" w:rsidR="005F0F21" w:rsidRDefault="00F04E21" w:rsidP="00094E0F">
      <w:pPr>
        <w:ind w:firstLine="284"/>
        <w:rPr>
          <w:lang w:val="sr-Cyrl-BA"/>
        </w:rPr>
      </w:pPr>
      <w:r w:rsidRPr="00F04E21">
        <w:rPr>
          <w:iCs/>
          <w:lang w:val="sr-Cyrl-BA"/>
        </w:rPr>
        <w:t>Провјере</w:t>
      </w:r>
      <w:r w:rsidR="005F0F21" w:rsidRPr="09063191">
        <w:rPr>
          <w:lang w:val="sr-Cyrl-BA"/>
        </w:rPr>
        <w:t xml:space="preserve"> у </w:t>
      </w:r>
      <w:r w:rsidR="005F0F21" w:rsidRPr="09063191">
        <w:rPr>
          <w:i/>
          <w:iCs/>
          <w:lang w:val="sr-Cyrl-BA"/>
        </w:rPr>
        <w:t>InfluxDB</w:t>
      </w:r>
      <w:r w:rsidR="005F0F21" w:rsidRPr="09063191">
        <w:rPr>
          <w:lang w:val="sr-Cyrl-BA"/>
        </w:rPr>
        <w:t xml:space="preserve"> бази података представљају кључни механизам за надзор и евалуацију стања података у бази података</w:t>
      </w:r>
      <w:r>
        <w:rPr>
          <w:lang w:val="sr-Cyrl-BA"/>
        </w:rPr>
        <w:t xml:space="preserve"> временских серија</w:t>
      </w:r>
      <w:r w:rsidR="005F0F21" w:rsidRPr="09063191">
        <w:rPr>
          <w:lang w:val="sr-Cyrl-BA"/>
        </w:rPr>
        <w:t>. Ов</w:t>
      </w:r>
      <w:r>
        <w:rPr>
          <w:lang w:val="sr-Cyrl-BA"/>
        </w:rPr>
        <w:t xml:space="preserve">е провјере </w:t>
      </w:r>
      <w:r w:rsidR="005F0F21" w:rsidRPr="09063191">
        <w:rPr>
          <w:lang w:val="sr-Cyrl-BA"/>
        </w:rPr>
        <w:t>се користе како би се дефинисали услови или правила која се прим</w:t>
      </w:r>
      <w:r w:rsidR="3E5C9E97" w:rsidRPr="09063191">
        <w:rPr>
          <w:lang w:val="sr-Cyrl-BA"/>
        </w:rPr>
        <w:t>ј</w:t>
      </w:r>
      <w:r w:rsidR="005F0F21" w:rsidRPr="09063191">
        <w:rPr>
          <w:lang w:val="sr-Cyrl-BA"/>
        </w:rPr>
        <w:t>ењују на податке, што омогућава корисницима да аутоматски детектују и реагују на нежељене или необичне догађаје у временским с</w:t>
      </w:r>
      <w:r>
        <w:rPr>
          <w:lang w:val="sr-Cyrl-BA"/>
        </w:rPr>
        <w:t>еријама. То укључује прекорачење</w:t>
      </w:r>
      <w:r w:rsidR="005F0F21" w:rsidRPr="09063191">
        <w:rPr>
          <w:lang w:val="sr-Cyrl-BA"/>
        </w:rPr>
        <w:t xml:space="preserve"> прагова</w:t>
      </w:r>
      <w:r>
        <w:rPr>
          <w:lang w:val="sr-Cyrl-BA"/>
        </w:rPr>
        <w:t xml:space="preserve"> (енг. </w:t>
      </w:r>
      <w:r w:rsidRPr="09063191">
        <w:rPr>
          <w:i/>
          <w:iCs/>
          <w:lang w:val="sr-Cyrl-BA"/>
        </w:rPr>
        <w:t>thresholds</w:t>
      </w:r>
      <w:r>
        <w:rPr>
          <w:lang w:val="sr-Cyrl-BA"/>
        </w:rPr>
        <w:t>)</w:t>
      </w:r>
      <w:r w:rsidR="005F0F21" w:rsidRPr="09063191">
        <w:rPr>
          <w:lang w:val="sr-Cyrl-BA"/>
        </w:rPr>
        <w:t xml:space="preserve"> вр</w:t>
      </w:r>
      <w:r w:rsidR="735BEDDC" w:rsidRPr="09063191">
        <w:rPr>
          <w:lang w:val="sr-Cyrl-BA"/>
        </w:rPr>
        <w:t>иј</w:t>
      </w:r>
      <w:r w:rsidR="005F0F21" w:rsidRPr="09063191">
        <w:rPr>
          <w:lang w:val="sr-Cyrl-BA"/>
        </w:rPr>
        <w:t>едности или о</w:t>
      </w:r>
      <w:r w:rsidR="4EECFDFD" w:rsidRPr="09063191">
        <w:rPr>
          <w:lang w:val="sr-Cyrl-BA"/>
        </w:rPr>
        <w:t>д</w:t>
      </w:r>
      <w:r w:rsidR="005F0F21" w:rsidRPr="09063191">
        <w:rPr>
          <w:lang w:val="sr-Cyrl-BA"/>
        </w:rPr>
        <w:t>суство очекиваних података.</w:t>
      </w:r>
    </w:p>
    <w:p w14:paraId="40706144" w14:textId="1550B699" w:rsidR="32459A17" w:rsidRDefault="32459A17" w:rsidP="00094E0F">
      <w:pPr>
        <w:ind w:firstLine="284"/>
        <w:rPr>
          <w:lang w:val="sr-Cyrl-BA"/>
        </w:rPr>
      </w:pPr>
      <w:r w:rsidRPr="498C4766">
        <w:rPr>
          <w:lang w:val="sr-Cyrl-BA"/>
        </w:rPr>
        <w:t xml:space="preserve">За исправну конфигурацију ове функционалности, неопходно је подесити три компоненте: </w:t>
      </w:r>
      <w:r w:rsidR="00F04E21">
        <w:rPr>
          <w:lang w:val="sr-Cyrl-BA"/>
        </w:rPr>
        <w:t xml:space="preserve">провјере </w:t>
      </w:r>
      <w:r w:rsidR="01A43117" w:rsidRPr="498C4766">
        <w:rPr>
          <w:lang w:val="sr-Cyrl-BA"/>
        </w:rPr>
        <w:t>(</w:t>
      </w:r>
      <w:r w:rsidR="00F04E21">
        <w:rPr>
          <w:lang w:val="sr-Cyrl-BA"/>
        </w:rPr>
        <w:t xml:space="preserve">енг. </w:t>
      </w:r>
      <w:r w:rsidR="01A43117" w:rsidRPr="498C4766">
        <w:rPr>
          <w:i/>
          <w:iCs/>
          <w:lang w:val="sr-Cyrl-BA"/>
        </w:rPr>
        <w:t>checks</w:t>
      </w:r>
      <w:r w:rsidR="01A43117" w:rsidRPr="498C4766">
        <w:rPr>
          <w:lang w:val="sr-Cyrl-BA"/>
        </w:rPr>
        <w:t>)</w:t>
      </w:r>
      <w:r w:rsidRPr="498C4766">
        <w:rPr>
          <w:lang w:val="sr-Cyrl-BA"/>
        </w:rPr>
        <w:t>, крајње тачке за обав</w:t>
      </w:r>
      <w:r w:rsidR="16C448AA" w:rsidRPr="498C4766">
        <w:rPr>
          <w:lang w:val="sr-Cyrl-BA"/>
        </w:rPr>
        <w:t>ј</w:t>
      </w:r>
      <w:r w:rsidRPr="498C4766">
        <w:rPr>
          <w:lang w:val="sr-Cyrl-BA"/>
        </w:rPr>
        <w:t>ештавање (</w:t>
      </w:r>
      <w:r w:rsidR="00F04E21">
        <w:rPr>
          <w:lang w:val="sr-Cyrl-BA"/>
        </w:rPr>
        <w:t xml:space="preserve">енг. </w:t>
      </w:r>
      <w:r w:rsidRPr="498C4766">
        <w:rPr>
          <w:i/>
          <w:iCs/>
          <w:lang w:val="sr-Cyrl-BA"/>
        </w:rPr>
        <w:t>notification endpoint</w:t>
      </w:r>
      <w:r w:rsidRPr="498C4766">
        <w:rPr>
          <w:lang w:val="sr-Cyrl-BA"/>
        </w:rPr>
        <w:t>s) и правила за обав</w:t>
      </w:r>
      <w:r w:rsidR="0A80CF96" w:rsidRPr="498C4766">
        <w:rPr>
          <w:lang w:val="sr-Cyrl-BA"/>
        </w:rPr>
        <w:t>ј</w:t>
      </w:r>
      <w:r w:rsidRPr="498C4766">
        <w:rPr>
          <w:lang w:val="sr-Cyrl-BA"/>
        </w:rPr>
        <w:t>ештавање (</w:t>
      </w:r>
      <w:r w:rsidR="00F04E21">
        <w:rPr>
          <w:lang w:val="sr-Cyrl-BA"/>
        </w:rPr>
        <w:t xml:space="preserve">енг. </w:t>
      </w:r>
      <w:r w:rsidRPr="00F04E21">
        <w:rPr>
          <w:i/>
          <w:lang w:val="sr-Cyrl-BA"/>
        </w:rPr>
        <w:t>n</w:t>
      </w:r>
      <w:r w:rsidRPr="498C4766">
        <w:rPr>
          <w:i/>
          <w:iCs/>
          <w:lang w:val="sr-Cyrl-BA"/>
        </w:rPr>
        <w:t>otification rules</w:t>
      </w:r>
      <w:r w:rsidRPr="498C4766">
        <w:rPr>
          <w:lang w:val="sr-Cyrl-BA"/>
        </w:rPr>
        <w:t>).</w:t>
      </w:r>
    </w:p>
    <w:p w14:paraId="2C68691A" w14:textId="0994A218" w:rsidR="4B3F685F" w:rsidRDefault="00F04E21" w:rsidP="00C725AF">
      <w:pPr>
        <w:pStyle w:val="Heading4"/>
        <w:rPr>
          <w:lang w:val="sr-Cyrl-BA"/>
        </w:rPr>
      </w:pPr>
      <w:r w:rsidRPr="00C725AF">
        <w:rPr>
          <w:b w:val="0"/>
          <w:lang w:val="sr-Cyrl-BA"/>
        </w:rPr>
        <w:t>Провјере</w:t>
      </w:r>
      <w:r w:rsidR="00C725AF" w:rsidRPr="00C725AF">
        <w:rPr>
          <w:b w:val="0"/>
          <w:lang w:val="sr-Cyrl-BA"/>
        </w:rPr>
        <w:t xml:space="preserve"> </w:t>
      </w:r>
      <w:r w:rsidR="00C725AF" w:rsidRPr="00C725AF">
        <w:rPr>
          <w:b w:val="0"/>
          <w:bCs w:val="0"/>
          <w:lang w:val="sr-Cyrl-BA"/>
        </w:rPr>
        <w:t xml:space="preserve">(енг. </w:t>
      </w:r>
      <w:r w:rsidR="00C725AF">
        <w:rPr>
          <w:b w:val="0"/>
          <w:bCs w:val="0"/>
          <w:i/>
          <w:lang w:val="en-US"/>
        </w:rPr>
        <w:t>C</w:t>
      </w:r>
      <w:r w:rsidR="00C725AF" w:rsidRPr="00C725AF">
        <w:rPr>
          <w:b w:val="0"/>
          <w:bCs w:val="0"/>
          <w:i/>
          <w:lang w:val="sr-Cyrl-BA"/>
        </w:rPr>
        <w:t>hecks</w:t>
      </w:r>
      <w:r w:rsidR="00C725AF" w:rsidRPr="00C725AF">
        <w:rPr>
          <w:b w:val="0"/>
          <w:bCs w:val="0"/>
          <w:lang w:val="sr-Cyrl-BA"/>
        </w:rPr>
        <w:t>)</w:t>
      </w:r>
    </w:p>
    <w:p w14:paraId="2C01FC0C" w14:textId="77777777" w:rsidR="00F04E21" w:rsidRDefault="00F04E21" w:rsidP="00094E0F">
      <w:pPr>
        <w:ind w:firstLine="284"/>
        <w:rPr>
          <w:lang w:val="sr-Cyrl-BA"/>
        </w:rPr>
      </w:pPr>
      <w:r>
        <w:rPr>
          <w:lang w:val="sr-Cyrl-BA"/>
        </w:rPr>
        <w:t>Провјере</w:t>
      </w:r>
      <w:r w:rsidR="4CD79CB8" w:rsidRPr="09063191">
        <w:rPr>
          <w:lang w:val="sr-Cyrl-BA"/>
        </w:rPr>
        <w:t xml:space="preserve"> представљају </w:t>
      </w:r>
      <w:r w:rsidR="4CD79CB8" w:rsidRPr="09063191">
        <w:rPr>
          <w:i/>
          <w:iCs/>
          <w:lang w:val="sr-Cyrl-BA"/>
        </w:rPr>
        <w:t xml:space="preserve">Flux </w:t>
      </w:r>
      <w:r w:rsidR="4CD79CB8" w:rsidRPr="09063191">
        <w:rPr>
          <w:lang w:val="sr-Cyrl-BA"/>
        </w:rPr>
        <w:t xml:space="preserve">скрипте које се извршавају на задатим временским интервалима. У овом систему, имплементацијом је постављен временски интервал на </w:t>
      </w:r>
    </w:p>
    <w:p w14:paraId="55F34B60" w14:textId="2519979E" w:rsidR="4CD79CB8" w:rsidRDefault="4CD79CB8" w:rsidP="00F04E21">
      <w:pPr>
        <w:ind w:firstLine="0"/>
        <w:rPr>
          <w:lang w:val="sr-Cyrl-BA"/>
        </w:rPr>
      </w:pPr>
      <w:r w:rsidRPr="09063191">
        <w:rPr>
          <w:lang w:val="sr-Cyrl-BA"/>
        </w:rPr>
        <w:t xml:space="preserve">1 минут, након којег се </w:t>
      </w:r>
      <w:r w:rsidRPr="09063191">
        <w:rPr>
          <w:i/>
          <w:iCs/>
          <w:lang w:val="sr-Cyrl-BA"/>
        </w:rPr>
        <w:t xml:space="preserve">Flux </w:t>
      </w:r>
      <w:r w:rsidRPr="09063191">
        <w:rPr>
          <w:lang w:val="sr-Cyrl-BA"/>
        </w:rPr>
        <w:t xml:space="preserve">скрипта изнова покреће. При дефинисању </w:t>
      </w:r>
      <w:r w:rsidR="00C725AF">
        <w:rPr>
          <w:lang w:val="sr-Cyrl-BA"/>
        </w:rPr>
        <w:t>провјере</w:t>
      </w:r>
      <w:r w:rsidRPr="09063191">
        <w:rPr>
          <w:lang w:val="sr-Cyrl-BA"/>
        </w:rPr>
        <w:t xml:space="preserve"> у скрипти, потребно је задати </w:t>
      </w:r>
      <w:r w:rsidR="387309F7" w:rsidRPr="09063191">
        <w:rPr>
          <w:lang w:val="sr-Cyrl-BA"/>
        </w:rPr>
        <w:t>јединствени идентификатор</w:t>
      </w:r>
      <w:r w:rsidRPr="09063191">
        <w:rPr>
          <w:lang w:val="sr-Cyrl-BA"/>
        </w:rPr>
        <w:t xml:space="preserve"> чека, назив и тип. Затим, треба поставити </w:t>
      </w:r>
      <w:r w:rsidR="2647AB0F" w:rsidRPr="09063191">
        <w:rPr>
          <w:lang w:val="sr-Cyrl-BA"/>
        </w:rPr>
        <w:t>прагове</w:t>
      </w:r>
      <w:r w:rsidR="79512301" w:rsidRPr="09063191">
        <w:rPr>
          <w:lang w:val="sr-Cyrl-BA"/>
        </w:rPr>
        <w:t xml:space="preserve"> </w:t>
      </w:r>
      <w:r w:rsidR="2647AB0F" w:rsidRPr="09063191">
        <w:rPr>
          <w:lang w:val="sr-Cyrl-BA"/>
        </w:rPr>
        <w:t>(</w:t>
      </w:r>
      <w:r w:rsidR="00C725AF">
        <w:rPr>
          <w:lang w:val="sr-Cyrl-BA"/>
        </w:rPr>
        <w:t xml:space="preserve">енг. </w:t>
      </w:r>
      <w:r w:rsidR="2647AB0F" w:rsidRPr="09063191">
        <w:rPr>
          <w:i/>
          <w:iCs/>
          <w:lang w:val="sr-Cyrl-BA"/>
        </w:rPr>
        <w:t>threshold</w:t>
      </w:r>
      <w:r w:rsidR="435A4EF1" w:rsidRPr="09063191">
        <w:rPr>
          <w:i/>
          <w:iCs/>
          <w:lang w:val="sr-Cyrl-BA"/>
        </w:rPr>
        <w:t>s</w:t>
      </w:r>
      <w:r w:rsidR="2647AB0F" w:rsidRPr="09063191">
        <w:rPr>
          <w:lang w:val="sr-Cyrl-BA"/>
        </w:rPr>
        <w:t>)</w:t>
      </w:r>
      <w:r w:rsidR="79512301" w:rsidRPr="09063191">
        <w:rPr>
          <w:lang w:val="sr-Cyrl-BA"/>
        </w:rPr>
        <w:t xml:space="preserve"> </w:t>
      </w:r>
      <w:r w:rsidRPr="09063191">
        <w:rPr>
          <w:lang w:val="sr-Cyrl-BA"/>
        </w:rPr>
        <w:t>у односу на које систем упоређује изм</w:t>
      </w:r>
      <w:r w:rsidR="05A6C6B8" w:rsidRPr="09063191">
        <w:rPr>
          <w:lang w:val="sr-Cyrl-BA"/>
        </w:rPr>
        <w:t>ј</w:t>
      </w:r>
      <w:r w:rsidRPr="09063191">
        <w:rPr>
          <w:lang w:val="sr-Cyrl-BA"/>
        </w:rPr>
        <w:t>ерене вр</w:t>
      </w:r>
      <w:r w:rsidR="4F555820" w:rsidRPr="09063191">
        <w:rPr>
          <w:lang w:val="sr-Cyrl-BA"/>
        </w:rPr>
        <w:t>иј</w:t>
      </w:r>
      <w:r w:rsidRPr="09063191">
        <w:rPr>
          <w:lang w:val="sr-Cyrl-BA"/>
        </w:rPr>
        <w:t xml:space="preserve">едности. </w:t>
      </w:r>
      <w:r w:rsidR="7616BB42" w:rsidRPr="09063191">
        <w:rPr>
          <w:lang w:val="sr-Cyrl-BA"/>
        </w:rPr>
        <w:t>И наравно</w:t>
      </w:r>
      <w:r w:rsidRPr="09063191">
        <w:rPr>
          <w:lang w:val="sr-Cyrl-BA"/>
        </w:rPr>
        <w:t>, потребно је дефинисати опсег података над којима ће се</w:t>
      </w:r>
      <w:r w:rsidR="67E28086" w:rsidRPr="09063191">
        <w:rPr>
          <w:lang w:val="sr-Cyrl-BA"/>
        </w:rPr>
        <w:t xml:space="preserve"> скрипта </w:t>
      </w:r>
      <w:r w:rsidRPr="09063191">
        <w:rPr>
          <w:lang w:val="sr-Cyrl-BA"/>
        </w:rPr>
        <w:t>извршавати.</w:t>
      </w:r>
    </w:p>
    <w:p w14:paraId="4547A30B" w14:textId="5A0C846A" w:rsidR="2B717218" w:rsidRDefault="2B717218" w:rsidP="09063191">
      <w:pPr>
        <w:pStyle w:val="Heading4"/>
        <w:rPr>
          <w:b w:val="0"/>
          <w:bCs w:val="0"/>
          <w:lang w:val="sr-Cyrl-BA"/>
        </w:rPr>
      </w:pPr>
      <w:r w:rsidRPr="498C4766">
        <w:rPr>
          <w:b w:val="0"/>
          <w:bCs w:val="0"/>
          <w:lang w:val="sr-Cyrl-BA"/>
        </w:rPr>
        <w:t xml:space="preserve"> </w:t>
      </w:r>
      <w:r w:rsidR="0F3BEF9B" w:rsidRPr="498C4766">
        <w:rPr>
          <w:b w:val="0"/>
          <w:bCs w:val="0"/>
          <w:lang w:val="sr-Cyrl-BA"/>
        </w:rPr>
        <w:t>Прагови (</w:t>
      </w:r>
      <w:r w:rsidR="0072608A">
        <w:rPr>
          <w:b w:val="0"/>
          <w:bCs w:val="0"/>
          <w:lang w:val="sr-Cyrl-BA"/>
        </w:rPr>
        <w:t xml:space="preserve">енг. </w:t>
      </w:r>
      <w:r w:rsidR="088AB0D8" w:rsidRPr="498C4766">
        <w:rPr>
          <w:b w:val="0"/>
          <w:bCs w:val="0"/>
          <w:i/>
          <w:iCs/>
          <w:lang w:val="sr-Cyrl-BA"/>
        </w:rPr>
        <w:t>Thresholds</w:t>
      </w:r>
      <w:r w:rsidR="0F3BEF9B" w:rsidRPr="498C4766">
        <w:rPr>
          <w:b w:val="0"/>
          <w:bCs w:val="0"/>
          <w:lang w:val="sr-Cyrl-BA"/>
        </w:rPr>
        <w:t>)</w:t>
      </w:r>
    </w:p>
    <w:p w14:paraId="333CB2B1" w14:textId="4CCF27D5" w:rsidR="12F75DB7" w:rsidRDefault="12F75DB7" w:rsidP="00094E0F">
      <w:pPr>
        <w:ind w:firstLine="284"/>
        <w:rPr>
          <w:lang w:val="sr-Cyrl-BA"/>
        </w:rPr>
      </w:pPr>
      <w:r w:rsidRPr="09063191">
        <w:rPr>
          <w:lang w:val="sr-Cyrl-BA"/>
        </w:rPr>
        <w:t>Прагови представљају вр</w:t>
      </w:r>
      <w:r w:rsidR="0072608A">
        <w:rPr>
          <w:lang w:val="sr-Cyrl-BA"/>
        </w:rPr>
        <w:t>иј</w:t>
      </w:r>
      <w:r w:rsidRPr="09063191">
        <w:rPr>
          <w:lang w:val="sr-Cyrl-BA"/>
        </w:rPr>
        <w:t>едности које се постављају као границе или услови. Ови прагови се користе за дефинисање специфичних граница или опсега вр</w:t>
      </w:r>
      <w:r w:rsidR="13D27798" w:rsidRPr="09063191">
        <w:rPr>
          <w:lang w:val="sr-Cyrl-BA"/>
        </w:rPr>
        <w:t>иј</w:t>
      </w:r>
      <w:r w:rsidRPr="09063191">
        <w:rPr>
          <w:lang w:val="sr-Cyrl-BA"/>
        </w:rPr>
        <w:t>едности унутар временских серија података. Када пода</w:t>
      </w:r>
      <w:r w:rsidR="59EE8BEA" w:rsidRPr="09063191">
        <w:rPr>
          <w:lang w:val="sr-Cyrl-BA"/>
        </w:rPr>
        <w:t>так</w:t>
      </w:r>
      <w:r w:rsidRPr="09063191">
        <w:rPr>
          <w:lang w:val="sr-Cyrl-BA"/>
        </w:rPr>
        <w:t xml:space="preserve"> премаши или падн</w:t>
      </w:r>
      <w:r w:rsidR="357C9195" w:rsidRPr="09063191">
        <w:rPr>
          <w:lang w:val="sr-Cyrl-BA"/>
        </w:rPr>
        <w:t>е</w:t>
      </w:r>
      <w:r w:rsidRPr="09063191">
        <w:rPr>
          <w:lang w:val="sr-Cyrl-BA"/>
        </w:rPr>
        <w:t xml:space="preserve"> испод постављених прагова, </w:t>
      </w:r>
      <w:r w:rsidR="0072608A">
        <w:rPr>
          <w:iCs/>
          <w:lang w:val="sr-Cyrl-BA"/>
        </w:rPr>
        <w:t xml:space="preserve">провјера (енг. </w:t>
      </w:r>
      <w:r w:rsidR="0072608A" w:rsidRPr="0072608A">
        <w:rPr>
          <w:i/>
          <w:iCs/>
          <w:lang w:val="en-US"/>
        </w:rPr>
        <w:t>check</w:t>
      </w:r>
      <w:r w:rsidR="0072608A">
        <w:rPr>
          <w:iCs/>
          <w:lang w:val="sr-Cyrl-BA"/>
        </w:rPr>
        <w:t>)</w:t>
      </w:r>
      <w:r w:rsidRPr="09063191">
        <w:rPr>
          <w:i/>
          <w:iCs/>
          <w:lang w:val="sr-Cyrl-BA"/>
        </w:rPr>
        <w:t xml:space="preserve"> </w:t>
      </w:r>
      <w:r w:rsidRPr="09063191">
        <w:rPr>
          <w:lang w:val="sr-Cyrl-BA"/>
        </w:rPr>
        <w:t>детектује одступања и може аутоматски покренути одговарајуће акције, као што су обав</w:t>
      </w:r>
      <w:r w:rsidR="47B8243C" w:rsidRPr="09063191">
        <w:rPr>
          <w:lang w:val="sr-Cyrl-BA"/>
        </w:rPr>
        <w:t>ј</w:t>
      </w:r>
      <w:r w:rsidRPr="09063191">
        <w:rPr>
          <w:lang w:val="sr-Cyrl-BA"/>
        </w:rPr>
        <w:t>ештења или упозорења.</w:t>
      </w:r>
    </w:p>
    <w:p w14:paraId="660B3599" w14:textId="74B5F53F" w:rsidR="260506DE" w:rsidRDefault="260506DE" w:rsidP="00094E0F">
      <w:pPr>
        <w:ind w:firstLine="284"/>
        <w:rPr>
          <w:lang w:val="sr-Cyrl-BA"/>
        </w:rPr>
      </w:pPr>
      <w:r w:rsidRPr="09063191">
        <w:rPr>
          <w:lang w:val="sr-Cyrl-BA"/>
        </w:rPr>
        <w:t xml:space="preserve">Такође, могуће је поставити различите услове у односу на вриједност прагова. Ови услови могу бити означени различитим статусима као што су </w:t>
      </w:r>
      <w:r w:rsidR="004C3A19">
        <w:rPr>
          <w:lang w:val="sr-Cyrl-BA"/>
        </w:rPr>
        <w:t xml:space="preserve">критично (енг. </w:t>
      </w:r>
      <w:r w:rsidRPr="09063191">
        <w:rPr>
          <w:i/>
          <w:iCs/>
          <w:lang w:val="sr-Cyrl-BA"/>
        </w:rPr>
        <w:t>critical</w:t>
      </w:r>
      <w:r w:rsidR="004C3A19" w:rsidRPr="004C3A19">
        <w:rPr>
          <w:iCs/>
          <w:lang w:val="sr-Cyrl-BA"/>
        </w:rPr>
        <w:t>)</w:t>
      </w:r>
      <w:r w:rsidRPr="09063191">
        <w:rPr>
          <w:i/>
          <w:iCs/>
          <w:lang w:val="sr-Cyrl-BA"/>
        </w:rPr>
        <w:t xml:space="preserve">, </w:t>
      </w:r>
      <w:r w:rsidR="004C3A19" w:rsidRPr="004C3A19">
        <w:rPr>
          <w:iCs/>
          <w:lang w:val="sr-Cyrl-BA"/>
        </w:rPr>
        <w:t>упозорење</w:t>
      </w:r>
      <w:r w:rsidR="00FB3110">
        <w:rPr>
          <w:iCs/>
          <w:lang w:val="sr-Cyrl-BA"/>
        </w:rPr>
        <w:t xml:space="preserve"> (енг.</w:t>
      </w:r>
      <w:r w:rsidR="004C3A19">
        <w:rPr>
          <w:i/>
          <w:iCs/>
          <w:lang w:val="sr-Cyrl-BA"/>
        </w:rPr>
        <w:t xml:space="preserve"> </w:t>
      </w:r>
      <w:r w:rsidRPr="09063191">
        <w:rPr>
          <w:i/>
          <w:iCs/>
          <w:lang w:val="sr-Cyrl-BA"/>
        </w:rPr>
        <w:t>warn</w:t>
      </w:r>
      <w:r w:rsidR="00FB3110" w:rsidRPr="00FB3110">
        <w:rPr>
          <w:iCs/>
          <w:lang w:val="sr-Cyrl-BA"/>
        </w:rPr>
        <w:t>)</w:t>
      </w:r>
      <w:r w:rsidRPr="09063191">
        <w:rPr>
          <w:i/>
          <w:iCs/>
          <w:lang w:val="sr-Cyrl-BA"/>
        </w:rPr>
        <w:t xml:space="preserve">, </w:t>
      </w:r>
      <w:r w:rsidR="00FB3110" w:rsidRPr="00FB3110">
        <w:rPr>
          <w:iCs/>
          <w:lang w:val="sr-Cyrl-BA"/>
        </w:rPr>
        <w:t>информација (енг.</w:t>
      </w:r>
      <w:r w:rsidR="00FB3110">
        <w:rPr>
          <w:i/>
          <w:iCs/>
          <w:lang w:val="sr-Cyrl-BA"/>
        </w:rPr>
        <w:t xml:space="preserve"> </w:t>
      </w:r>
      <w:r w:rsidRPr="09063191">
        <w:rPr>
          <w:i/>
          <w:iCs/>
          <w:lang w:val="sr-Cyrl-BA"/>
        </w:rPr>
        <w:t>info</w:t>
      </w:r>
      <w:r w:rsidR="00FB3110" w:rsidRPr="00FB3110">
        <w:rPr>
          <w:iCs/>
          <w:lang w:val="sr-Cyrl-BA"/>
        </w:rPr>
        <w:t>)</w:t>
      </w:r>
      <w:r w:rsidRPr="09063191">
        <w:rPr>
          <w:i/>
          <w:iCs/>
          <w:lang w:val="sr-Cyrl-BA"/>
        </w:rPr>
        <w:t>,</w:t>
      </w:r>
      <w:r w:rsidRPr="09063191">
        <w:rPr>
          <w:lang w:val="sr-Cyrl-BA"/>
        </w:rPr>
        <w:t xml:space="preserve"> или </w:t>
      </w:r>
      <w:r w:rsidRPr="09063191">
        <w:rPr>
          <w:i/>
          <w:iCs/>
          <w:lang w:val="sr-Cyrl-BA"/>
        </w:rPr>
        <w:t>ok</w:t>
      </w:r>
      <w:r w:rsidRPr="09063191">
        <w:rPr>
          <w:lang w:val="sr-Cyrl-BA"/>
        </w:rPr>
        <w:t xml:space="preserve">. Оваква конфигурација дозвољава прецизно </w:t>
      </w:r>
      <w:r w:rsidR="00FB3110">
        <w:rPr>
          <w:lang w:val="sr-Cyrl-BA"/>
        </w:rPr>
        <w:t>дефинисање</w:t>
      </w:r>
      <w:r w:rsidRPr="09063191">
        <w:rPr>
          <w:lang w:val="sr-Cyrl-BA"/>
        </w:rPr>
        <w:t xml:space="preserve"> на који начин систем треба реаговати на различите нивое одступања од дефинисаних прагова.</w:t>
      </w:r>
    </w:p>
    <w:p w14:paraId="02938B9A" w14:textId="7A33738A" w:rsidR="461CB1D3" w:rsidRDefault="461CB1D3" w:rsidP="00FB3110">
      <w:pPr>
        <w:ind w:firstLine="284"/>
        <w:rPr>
          <w:lang w:val="sr-Cyrl-BA"/>
        </w:rPr>
      </w:pPr>
      <w:r w:rsidRPr="09063191">
        <w:rPr>
          <w:lang w:val="sr-Cyrl-BA"/>
        </w:rPr>
        <w:t xml:space="preserve">Систем имплементира динамичко дефинисање вриједности прагова и креирање </w:t>
      </w:r>
      <w:r w:rsidR="00FB3110">
        <w:rPr>
          <w:lang w:val="sr-Cyrl-BA"/>
        </w:rPr>
        <w:t>провјера</w:t>
      </w:r>
      <w:r w:rsidRPr="09063191">
        <w:rPr>
          <w:lang w:val="sr-Cyrl-BA"/>
        </w:rPr>
        <w:t>, обезб</w:t>
      </w:r>
      <w:r w:rsidR="00FB3110">
        <w:rPr>
          <w:lang w:val="sr-Cyrl-BA"/>
        </w:rPr>
        <w:t>иј</w:t>
      </w:r>
      <w:r w:rsidRPr="09063191">
        <w:rPr>
          <w:lang w:val="sr-Cyrl-BA"/>
        </w:rPr>
        <w:t xml:space="preserve">еђујући флексибилност и адаптивност система према конкретним потребама и стандардима. У релационој бази података, за сваку инстанцу објекта </w:t>
      </w:r>
      <w:r w:rsidR="00FB3110">
        <w:rPr>
          <w:lang w:val="sr-Cyrl-BA"/>
        </w:rPr>
        <w:t xml:space="preserve">тип </w:t>
      </w:r>
      <w:r w:rsidRPr="09063191">
        <w:rPr>
          <w:lang w:val="sr-Cyrl-BA"/>
        </w:rPr>
        <w:t xml:space="preserve">сензора, чува се информација о </w:t>
      </w:r>
      <w:r w:rsidR="00FB3110">
        <w:rPr>
          <w:lang w:val="sr-Cyrl-BA"/>
        </w:rPr>
        <w:t>најнижој</w:t>
      </w:r>
      <w:r w:rsidRPr="09063191">
        <w:rPr>
          <w:lang w:val="sr-Cyrl-BA"/>
        </w:rPr>
        <w:t xml:space="preserve"> и </w:t>
      </w:r>
      <w:r w:rsidR="00FB3110">
        <w:rPr>
          <w:lang w:val="sr-Cyrl-BA"/>
        </w:rPr>
        <w:t xml:space="preserve">највишој дозвољеној вриједности </w:t>
      </w:r>
      <w:r w:rsidRPr="09063191">
        <w:rPr>
          <w:lang w:val="sr-Cyrl-BA"/>
        </w:rPr>
        <w:t xml:space="preserve">очитавања </w:t>
      </w:r>
      <w:r w:rsidRPr="09063191">
        <w:rPr>
          <w:lang w:val="sr-Cyrl-BA"/>
        </w:rPr>
        <w:lastRenderedPageBreak/>
        <w:t xml:space="preserve">за тај </w:t>
      </w:r>
      <w:r w:rsidR="00FB3110">
        <w:rPr>
          <w:lang w:val="sr-Cyrl-BA"/>
        </w:rPr>
        <w:t xml:space="preserve">тип </w:t>
      </w:r>
      <w:r w:rsidRPr="09063191">
        <w:rPr>
          <w:lang w:val="sr-Cyrl-BA"/>
        </w:rPr>
        <w:t>сензор</w:t>
      </w:r>
      <w:r w:rsidR="00FB3110">
        <w:rPr>
          <w:lang w:val="sr-Cyrl-BA"/>
        </w:rPr>
        <w:t>а</w:t>
      </w:r>
      <w:r w:rsidRPr="09063191">
        <w:rPr>
          <w:lang w:val="sr-Cyrl-BA"/>
        </w:rPr>
        <w:t>. На прим</w:t>
      </w:r>
      <w:r w:rsidR="00FB3110">
        <w:rPr>
          <w:lang w:val="sr-Cyrl-BA"/>
        </w:rPr>
        <w:t>ј</w:t>
      </w:r>
      <w:r w:rsidRPr="09063191">
        <w:rPr>
          <w:lang w:val="sr-Cyrl-BA"/>
        </w:rPr>
        <w:t>ер, истраживања о температурама у канцеларијама показују оптимални опсег између 68 и 76 фаренхајта.</w:t>
      </w:r>
    </w:p>
    <w:p w14:paraId="7086D74A" w14:textId="3D9F0A89" w:rsidR="461CB1D3" w:rsidRDefault="461CB1D3" w:rsidP="09063191">
      <w:pPr>
        <w:ind w:firstLine="0"/>
      </w:pPr>
      <w:r w:rsidRPr="09063191">
        <w:rPr>
          <w:lang w:val="sr-Cyrl-BA"/>
        </w:rPr>
        <w:t xml:space="preserve">Када администратор система региструје нови </w:t>
      </w:r>
      <w:r w:rsidR="00FB3110">
        <w:rPr>
          <w:lang w:val="sr-Cyrl-BA"/>
        </w:rPr>
        <w:t xml:space="preserve">тип </w:t>
      </w:r>
      <w:r w:rsidRPr="09063191">
        <w:rPr>
          <w:lang w:val="sr-Cyrl-BA"/>
        </w:rPr>
        <w:t>сензор</w:t>
      </w:r>
      <w:r w:rsidR="00FB3110">
        <w:rPr>
          <w:lang w:val="sr-Cyrl-BA"/>
        </w:rPr>
        <w:t>а, нпр.  температуре</w:t>
      </w:r>
      <w:r w:rsidRPr="09063191">
        <w:rPr>
          <w:lang w:val="sr-Cyrl-BA"/>
        </w:rPr>
        <w:t xml:space="preserve">, има могућност задавања </w:t>
      </w:r>
      <w:r w:rsidR="00FB3110">
        <w:rPr>
          <w:lang w:val="sr-Cyrl-BA"/>
        </w:rPr>
        <w:t>најниже</w:t>
      </w:r>
      <w:r w:rsidRPr="09063191">
        <w:rPr>
          <w:lang w:val="sr-Cyrl-BA"/>
        </w:rPr>
        <w:t xml:space="preserve"> и </w:t>
      </w:r>
      <w:r w:rsidR="00FB3110">
        <w:rPr>
          <w:lang w:val="sr-Cyrl-BA"/>
        </w:rPr>
        <w:t>највише</w:t>
      </w:r>
      <w:r w:rsidRPr="09063191">
        <w:rPr>
          <w:lang w:val="sr-Cyrl-BA"/>
        </w:rPr>
        <w:t xml:space="preserve"> </w:t>
      </w:r>
      <w:r w:rsidR="00FB3110">
        <w:rPr>
          <w:lang w:val="sr-Cyrl-BA"/>
        </w:rPr>
        <w:t xml:space="preserve">очекиване </w:t>
      </w:r>
      <w:r w:rsidRPr="09063191">
        <w:rPr>
          <w:lang w:val="sr-Cyrl-BA"/>
        </w:rPr>
        <w:t xml:space="preserve">вриједности очитавања. Ове вриједности аутоматски постају прагови у систему и користе се за креирање </w:t>
      </w:r>
      <w:r w:rsidR="00FB3110">
        <w:rPr>
          <w:lang w:val="sr-Cyrl-BA"/>
        </w:rPr>
        <w:t>провјера</w:t>
      </w:r>
      <w:r w:rsidRPr="09063191">
        <w:rPr>
          <w:lang w:val="sr-Cyrl-BA"/>
        </w:rPr>
        <w:t>. Администратор система такође има опцију накнадног мијења</w:t>
      </w:r>
      <w:r w:rsidR="00FB3110">
        <w:rPr>
          <w:lang w:val="sr-Cyrl-BA"/>
        </w:rPr>
        <w:t>ња</w:t>
      </w:r>
      <w:r w:rsidRPr="09063191">
        <w:rPr>
          <w:lang w:val="sr-Cyrl-BA"/>
        </w:rPr>
        <w:t xml:space="preserve"> ових вриједности, а промјене ће бити ажуриране у вриједностима прагова у </w:t>
      </w:r>
      <w:r w:rsidRPr="00FB3110">
        <w:rPr>
          <w:i/>
          <w:lang w:val="sr-Cyrl-BA"/>
        </w:rPr>
        <w:t>InfluxDB</w:t>
      </w:r>
      <w:r w:rsidRPr="09063191">
        <w:rPr>
          <w:lang w:val="sr-Cyrl-BA"/>
        </w:rPr>
        <w:t xml:space="preserve"> бази података. Ова функционалност пружа администратору система могућност да динамички адаптира конфигурацију система у складу са промјенама и изазовима у околини.</w:t>
      </w:r>
    </w:p>
    <w:p w14:paraId="6839827F" w14:textId="45603A70" w:rsidR="7A857D49" w:rsidRDefault="0575C815" w:rsidP="09063191">
      <w:pPr>
        <w:ind w:firstLine="0"/>
        <w:rPr>
          <w:rFonts w:ascii="Consolas" w:eastAsia="Consolas" w:hAnsi="Consolas" w:cs="Consolas"/>
          <w:color w:val="A9B7C6"/>
          <w:szCs w:val="24"/>
          <w:lang w:val="sr-Cyrl-BA"/>
        </w:rPr>
      </w:pPr>
      <w:r>
        <w:t xml:space="preserve">За креирање </w:t>
      </w:r>
      <w:r w:rsidR="00C92C41">
        <w:rPr>
          <w:lang w:val="sr-Cyrl-BA"/>
        </w:rPr>
        <w:t>провјера</w:t>
      </w:r>
      <w:r>
        <w:t xml:space="preserve">, апликација користи библиотеку </w:t>
      </w:r>
      <w:r w:rsidRPr="00C92C41">
        <w:rPr>
          <w:i/>
        </w:rPr>
        <w:t>Influx Client</w:t>
      </w:r>
      <w:r>
        <w:t xml:space="preserve">. Ова библиотека омогућава конекцију на </w:t>
      </w:r>
      <w:r w:rsidRPr="00C92C41">
        <w:rPr>
          <w:i/>
        </w:rPr>
        <w:t>InfluxDB</w:t>
      </w:r>
      <w:r>
        <w:t xml:space="preserve"> базу и пружа богат скуп функционалности за ефикасно управљање и праћење података.</w:t>
      </w:r>
    </w:p>
    <w:p w14:paraId="0AAC48CD" w14:textId="46260064" w:rsidR="0575C815" w:rsidRDefault="0575C815" w:rsidP="00094E0F">
      <w:pPr>
        <w:ind w:firstLine="284"/>
      </w:pPr>
      <w:r>
        <w:t xml:space="preserve">Креирање </w:t>
      </w:r>
      <w:r w:rsidR="00C92C41">
        <w:rPr>
          <w:lang w:val="sr-Cyrl-BA"/>
        </w:rPr>
        <w:t>провјера</w:t>
      </w:r>
      <w:r>
        <w:t xml:space="preserve"> се изводи путем класа и фу</w:t>
      </w:r>
      <w:r w:rsidR="00C92C41">
        <w:t>нкција из ове библиотеке. Коришт</w:t>
      </w:r>
      <w:r>
        <w:t xml:space="preserve">ењем класа као што су </w:t>
      </w:r>
      <w:r w:rsidRPr="00C92C41">
        <w:rPr>
          <w:i/>
        </w:rPr>
        <w:t>ThresholdCheck</w:t>
      </w:r>
      <w:r>
        <w:t xml:space="preserve">, </w:t>
      </w:r>
      <w:r w:rsidRPr="00C92C41">
        <w:rPr>
          <w:i/>
        </w:rPr>
        <w:t>DashboardQuery</w:t>
      </w:r>
      <w:r>
        <w:t xml:space="preserve">, </w:t>
      </w:r>
      <w:r w:rsidRPr="00C92C41">
        <w:rPr>
          <w:i/>
        </w:rPr>
        <w:t>Threshold</w:t>
      </w:r>
      <w:r>
        <w:t xml:space="preserve">, </w:t>
      </w:r>
      <w:r w:rsidRPr="00C92C41">
        <w:rPr>
          <w:i/>
        </w:rPr>
        <w:t>GreaterThreshold</w:t>
      </w:r>
      <w:r>
        <w:t xml:space="preserve">, </w:t>
      </w:r>
      <w:r w:rsidRPr="00C92C41">
        <w:rPr>
          <w:i/>
        </w:rPr>
        <w:t>LesserThreshold</w:t>
      </w:r>
      <w:r>
        <w:t xml:space="preserve">, као и функција као што су </w:t>
      </w:r>
      <w:r w:rsidRPr="00C92C41">
        <w:rPr>
          <w:i/>
        </w:rPr>
        <w:t>setLevel</w:t>
      </w:r>
      <w:r>
        <w:t xml:space="preserve">, </w:t>
      </w:r>
      <w:r w:rsidRPr="00C92C41">
        <w:rPr>
          <w:i/>
        </w:rPr>
        <w:t>setValue</w:t>
      </w:r>
      <w:r>
        <w:t xml:space="preserve">, </w:t>
      </w:r>
      <w:r w:rsidRPr="00C92C41">
        <w:rPr>
          <w:i/>
        </w:rPr>
        <w:t>setQuery</w:t>
      </w:r>
      <w:r>
        <w:t xml:space="preserve">, </w:t>
      </w:r>
      <w:r w:rsidRPr="00C92C41">
        <w:rPr>
          <w:i/>
        </w:rPr>
        <w:t>setOrgID</w:t>
      </w:r>
      <w:r>
        <w:t xml:space="preserve">, </w:t>
      </w:r>
      <w:r w:rsidRPr="00C92C41">
        <w:rPr>
          <w:i/>
        </w:rPr>
        <w:t>setThresholds</w:t>
      </w:r>
      <w:r>
        <w:t xml:space="preserve">, </w:t>
      </w:r>
      <w:r w:rsidR="00C92C41">
        <w:rPr>
          <w:lang w:val="sr-Cyrl-BA"/>
        </w:rPr>
        <w:t xml:space="preserve">итд. </w:t>
      </w:r>
      <w:r>
        <w:t xml:space="preserve">апликација је у стању динамички дефинисати услове и параметре </w:t>
      </w:r>
      <w:r w:rsidR="00C92C41">
        <w:rPr>
          <w:lang w:val="sr-Cyrl-BA"/>
        </w:rPr>
        <w:t>провјера</w:t>
      </w:r>
      <w:r>
        <w:t>.</w:t>
      </w:r>
    </w:p>
    <w:p w14:paraId="1AE6CC94" w14:textId="6FB560E9" w:rsidR="498C4766" w:rsidRPr="001156E8" w:rsidRDefault="720E26ED" w:rsidP="001156E8">
      <w:pPr>
        <w:pStyle w:val="Heading4"/>
        <w:rPr>
          <w:b w:val="0"/>
          <w:bCs w:val="0"/>
          <w:lang w:val="sr-Cyrl-BA"/>
        </w:rPr>
      </w:pPr>
      <w:r w:rsidRPr="498C4766">
        <w:rPr>
          <w:b w:val="0"/>
          <w:bCs w:val="0"/>
          <w:lang w:val="sr-Cyrl-BA"/>
        </w:rPr>
        <w:t>Крајње тачке за обавјештавање (</w:t>
      </w:r>
      <w:r w:rsidR="00035060">
        <w:rPr>
          <w:b w:val="0"/>
          <w:bCs w:val="0"/>
          <w:lang w:val="sr-Cyrl-BA"/>
        </w:rPr>
        <w:t xml:space="preserve">енг. </w:t>
      </w:r>
      <w:r w:rsidR="00035060">
        <w:rPr>
          <w:b w:val="0"/>
          <w:bCs w:val="0"/>
          <w:i/>
          <w:lang w:val="en-US"/>
        </w:rPr>
        <w:t>N</w:t>
      </w:r>
      <w:r w:rsidRPr="00035060">
        <w:rPr>
          <w:b w:val="0"/>
          <w:bCs w:val="0"/>
          <w:i/>
          <w:lang w:val="sr-Cyrl-BA"/>
        </w:rPr>
        <w:t>otification endpoints</w:t>
      </w:r>
      <w:r w:rsidRPr="498C4766">
        <w:rPr>
          <w:b w:val="0"/>
          <w:bCs w:val="0"/>
          <w:lang w:val="sr-Cyrl-BA"/>
        </w:rPr>
        <w:t>)</w:t>
      </w:r>
    </w:p>
    <w:p w14:paraId="726B4506" w14:textId="4653B3B1" w:rsidR="00132534" w:rsidRDefault="00132534" w:rsidP="00094E0F">
      <w:pPr>
        <w:ind w:firstLine="284"/>
      </w:pPr>
      <w:r>
        <w:t xml:space="preserve">У контексту </w:t>
      </w:r>
      <w:r w:rsidR="00035060">
        <w:rPr>
          <w:lang w:val="sr-Cyrl-BA"/>
        </w:rPr>
        <w:t xml:space="preserve">провјера у </w:t>
      </w:r>
      <w:r w:rsidRPr="00035060">
        <w:rPr>
          <w:i/>
        </w:rPr>
        <w:t>InfluxDB</w:t>
      </w:r>
      <w:r w:rsidR="00035060">
        <w:t xml:space="preserve"> бази</w:t>
      </w:r>
      <w:r>
        <w:t xml:space="preserve"> података, </w:t>
      </w:r>
      <w:r w:rsidR="00035060">
        <w:rPr>
          <w:lang w:val="sr-Cyrl-BA"/>
        </w:rPr>
        <w:t>крајње тачке обавјештавања</w:t>
      </w:r>
      <w:r>
        <w:t xml:space="preserve"> представљају ц</w:t>
      </w:r>
      <w:r w:rsidR="00035060">
        <w:rPr>
          <w:lang w:val="sr-Cyrl-BA"/>
        </w:rPr>
        <w:t>иј</w:t>
      </w:r>
      <w:r>
        <w:t>еле одредишне локације или сервисе на које се обав</w:t>
      </w:r>
      <w:r w:rsidR="00035060">
        <w:rPr>
          <w:lang w:val="sr-Cyrl-BA"/>
        </w:rPr>
        <w:t>ј</w:t>
      </w:r>
      <w:r>
        <w:t xml:space="preserve">ештења достављају у случају детекције одступања у подацима од стране </w:t>
      </w:r>
      <w:r w:rsidR="00035060">
        <w:rPr>
          <w:lang w:val="sr-Cyrl-BA"/>
        </w:rPr>
        <w:t>провјера</w:t>
      </w:r>
      <w:r>
        <w:t xml:space="preserve">. Ови </w:t>
      </w:r>
      <w:r w:rsidRPr="00035060">
        <w:rPr>
          <w:i/>
        </w:rPr>
        <w:t>endpoint</w:t>
      </w:r>
      <w:r>
        <w:t xml:space="preserve">-и могу укључивати различите комуникационе канале као што су </w:t>
      </w:r>
      <w:r w:rsidRPr="00035060">
        <w:rPr>
          <w:i/>
        </w:rPr>
        <w:t>Slack</w:t>
      </w:r>
      <w:r>
        <w:t xml:space="preserve">, </w:t>
      </w:r>
      <w:r w:rsidRPr="00035060">
        <w:rPr>
          <w:i/>
        </w:rPr>
        <w:t>HTTP</w:t>
      </w:r>
      <w:r>
        <w:t xml:space="preserve"> </w:t>
      </w:r>
      <w:r w:rsidRPr="00035060">
        <w:rPr>
          <w:i/>
        </w:rPr>
        <w:t>endpoint</w:t>
      </w:r>
      <w:r>
        <w:t xml:space="preserve">-и и </w:t>
      </w:r>
      <w:r w:rsidRPr="00035060">
        <w:rPr>
          <w:i/>
        </w:rPr>
        <w:t>Pagerduty</w:t>
      </w:r>
      <w:r>
        <w:t xml:space="preserve">. У ситуацији када је изабрана </w:t>
      </w:r>
      <w:r w:rsidRPr="00035060">
        <w:rPr>
          <w:i/>
        </w:rPr>
        <w:t>HTTP</w:t>
      </w:r>
      <w:r>
        <w:t xml:space="preserve"> опција, неопходно </w:t>
      </w:r>
      <w:r w:rsidR="00035060">
        <w:rPr>
          <w:lang w:val="sr-Cyrl-BA"/>
        </w:rPr>
        <w:t xml:space="preserve">је </w:t>
      </w:r>
      <w:r>
        <w:t xml:space="preserve">дефинисати </w:t>
      </w:r>
      <w:r w:rsidRPr="00035060">
        <w:rPr>
          <w:i/>
        </w:rPr>
        <w:t>HTTP</w:t>
      </w:r>
      <w:r>
        <w:t xml:space="preserve"> методу, методу аутентификације и </w:t>
      </w:r>
      <w:r w:rsidRPr="00035060">
        <w:rPr>
          <w:i/>
        </w:rPr>
        <w:t>URL</w:t>
      </w:r>
      <w:r>
        <w:t>.</w:t>
      </w:r>
    </w:p>
    <w:p w14:paraId="3F129C8D" w14:textId="42ADF562" w:rsidR="00132534" w:rsidRDefault="00132534" w:rsidP="00094E0F">
      <w:pPr>
        <w:ind w:firstLine="284"/>
      </w:pPr>
      <w:r>
        <w:t>С обзи</w:t>
      </w:r>
      <w:r w:rsidR="00035060">
        <w:t xml:space="preserve">ром на постојање </w:t>
      </w:r>
      <w:r>
        <w:t>аутентификације у имплементираном систему, неопходно је било ефикасно р</w:t>
      </w:r>
      <w:r w:rsidR="00035060">
        <w:rPr>
          <w:lang w:val="sr-Cyrl-BA"/>
        </w:rPr>
        <w:t>иј</w:t>
      </w:r>
      <w:r>
        <w:t xml:space="preserve">ешити изазов методе </w:t>
      </w:r>
      <w:r w:rsidR="00035060">
        <w:t xml:space="preserve">аутентификације </w:t>
      </w:r>
      <w:r>
        <w:t>захт</w:t>
      </w:r>
      <w:r w:rsidR="00035060">
        <w:rPr>
          <w:lang w:val="sr-Cyrl-BA"/>
        </w:rPr>
        <w:t>ј</w:t>
      </w:r>
      <w:r>
        <w:t xml:space="preserve">ева који пристижу од базе </w:t>
      </w:r>
      <w:r w:rsidR="00035060">
        <w:rPr>
          <w:lang w:val="sr-Cyrl-BA"/>
        </w:rPr>
        <w:t>према</w:t>
      </w:r>
      <w:r>
        <w:t xml:space="preserve"> дефинисаном </w:t>
      </w:r>
      <w:r w:rsidR="00035060" w:rsidRPr="00035060">
        <w:rPr>
          <w:i/>
        </w:rPr>
        <w:t>endpoint</w:t>
      </w:r>
      <w:r w:rsidR="00035060">
        <w:t>-</w:t>
      </w:r>
      <w:r>
        <w:t>у. Ова ситуација је р</w:t>
      </w:r>
      <w:r w:rsidR="00035060">
        <w:rPr>
          <w:lang w:val="sr-Cyrl-BA"/>
        </w:rPr>
        <w:t>иј</w:t>
      </w:r>
      <w:r w:rsidR="00035060">
        <w:t xml:space="preserve">ешена путем избора опције </w:t>
      </w:r>
      <w:r w:rsidR="00035060">
        <w:rPr>
          <w:lang w:val="sr-Cyrl-BA"/>
        </w:rPr>
        <w:t>„</w:t>
      </w:r>
      <w:r w:rsidR="00035060">
        <w:t>none</w:t>
      </w:r>
      <w:r w:rsidR="00035060">
        <w:rPr>
          <w:lang w:val="sr-Cyrl-BA"/>
        </w:rPr>
        <w:t xml:space="preserve">“ </w:t>
      </w:r>
      <w:r>
        <w:t>за методу аутентификације при креирању крајње тачке за обав</w:t>
      </w:r>
      <w:r w:rsidR="00035060">
        <w:rPr>
          <w:lang w:val="sr-Cyrl-BA"/>
        </w:rPr>
        <w:t>ј</w:t>
      </w:r>
      <w:r>
        <w:t>ештења</w:t>
      </w:r>
      <w:r w:rsidR="0C632DD0">
        <w:t xml:space="preserve">, </w:t>
      </w:r>
      <w:r w:rsidR="77FA5820">
        <w:t>а н</w:t>
      </w:r>
      <w:r w:rsidR="76E54B28">
        <w:t>а</w:t>
      </w:r>
      <w:r w:rsidR="77FA5820">
        <w:t xml:space="preserve"> </w:t>
      </w:r>
      <w:r w:rsidR="68C42386">
        <w:t>с</w:t>
      </w:r>
      <w:r w:rsidR="77FA5820">
        <w:t>ерверском дијелу апликације је н</w:t>
      </w:r>
      <w:r w:rsidR="00035060">
        <w:t>а бијелу листу постављена коришт</w:t>
      </w:r>
      <w:r w:rsidR="77FA5820">
        <w:t xml:space="preserve">ена путања </w:t>
      </w:r>
      <w:r w:rsidR="35568F54" w:rsidRPr="498C4766">
        <w:rPr>
          <w:i/>
          <w:iCs/>
        </w:rPr>
        <w:t>/employee/info</w:t>
      </w:r>
      <w:r w:rsidR="35568F54">
        <w:t>.</w:t>
      </w:r>
    </w:p>
    <w:p w14:paraId="1156B4CA" w14:textId="2346C6A1" w:rsidR="498C4766" w:rsidRDefault="498C4766" w:rsidP="498C4766"/>
    <w:p w14:paraId="65697733" w14:textId="42E663EE" w:rsidR="498C4766" w:rsidRDefault="498C4766" w:rsidP="498C4766"/>
    <w:p w14:paraId="4438EE5C" w14:textId="549E5BEF" w:rsidR="498C4766" w:rsidRPr="001156E8" w:rsidRDefault="35568F54" w:rsidP="001156E8">
      <w:pPr>
        <w:pStyle w:val="Heading4"/>
        <w:rPr>
          <w:b w:val="0"/>
          <w:bCs w:val="0"/>
          <w:lang w:val="sr-Cyrl-BA"/>
        </w:rPr>
      </w:pPr>
      <w:r w:rsidRPr="498C4766">
        <w:rPr>
          <w:b w:val="0"/>
          <w:bCs w:val="0"/>
          <w:lang w:val="sr-Cyrl-BA"/>
        </w:rPr>
        <w:lastRenderedPageBreak/>
        <w:t>Правила за обавјештавање (</w:t>
      </w:r>
      <w:r w:rsidR="00EA6D5E">
        <w:rPr>
          <w:b w:val="0"/>
          <w:bCs w:val="0"/>
          <w:lang w:val="sr-Cyrl-BA"/>
        </w:rPr>
        <w:t xml:space="preserve">енг. </w:t>
      </w:r>
      <w:r w:rsidR="00EA6D5E" w:rsidRPr="00485D5E">
        <w:rPr>
          <w:b w:val="0"/>
          <w:bCs w:val="0"/>
          <w:i/>
          <w:lang w:val="en-US"/>
        </w:rPr>
        <w:t>N</w:t>
      </w:r>
      <w:r w:rsidRPr="00485D5E">
        <w:rPr>
          <w:b w:val="0"/>
          <w:bCs w:val="0"/>
          <w:i/>
          <w:lang w:val="sr-Cyrl-BA"/>
        </w:rPr>
        <w:t>otification rules</w:t>
      </w:r>
      <w:r w:rsidRPr="498C4766">
        <w:rPr>
          <w:b w:val="0"/>
          <w:bCs w:val="0"/>
          <w:lang w:val="sr-Cyrl-BA"/>
        </w:rPr>
        <w:t>)</w:t>
      </w:r>
    </w:p>
    <w:p w14:paraId="152EA473" w14:textId="2CA71E68" w:rsidR="07A039B0" w:rsidRDefault="00EA6D5E" w:rsidP="00094E0F">
      <w:pPr>
        <w:ind w:firstLine="284"/>
      </w:pPr>
      <w:r>
        <w:rPr>
          <w:lang w:val="sr-Cyrl-BA"/>
        </w:rPr>
        <w:t xml:space="preserve">Правила за обавјештавање </w:t>
      </w:r>
      <w:r w:rsidR="07A039B0" w:rsidRPr="498C4766">
        <w:rPr>
          <w:lang w:val="sr-Cyrl-BA"/>
        </w:rPr>
        <w:t xml:space="preserve">у </w:t>
      </w:r>
      <w:r w:rsidR="07A039B0" w:rsidRPr="00EA6D5E">
        <w:rPr>
          <w:i/>
          <w:lang w:val="sr-Cyrl-BA"/>
        </w:rPr>
        <w:t>InfluxDB</w:t>
      </w:r>
      <w:r w:rsidR="07A039B0" w:rsidRPr="498C4766">
        <w:rPr>
          <w:lang w:val="sr-Cyrl-BA"/>
        </w:rPr>
        <w:t xml:space="preserve"> представља</w:t>
      </w:r>
      <w:r>
        <w:rPr>
          <w:lang w:val="sr-Cyrl-BA"/>
        </w:rPr>
        <w:t>ју</w:t>
      </w:r>
      <w:r w:rsidR="07A039B0" w:rsidRPr="498C4766">
        <w:rPr>
          <w:lang w:val="sr-Cyrl-BA"/>
        </w:rPr>
        <w:t xml:space="preserve"> функционалност која омогућава корисницима аутоматско покретање обав</w:t>
      </w:r>
      <w:r>
        <w:rPr>
          <w:lang w:val="sr-Cyrl-BA"/>
        </w:rPr>
        <w:t>ј</w:t>
      </w:r>
      <w:r w:rsidR="07A039B0" w:rsidRPr="498C4766">
        <w:rPr>
          <w:lang w:val="sr-Cyrl-BA"/>
        </w:rPr>
        <w:t>ештења или акција када се испуне одређени услови у временским серијама података. Ова функционалност представља ефикасан начин за праћење и реаговање на значајне догађаје у реалном времену.</w:t>
      </w:r>
    </w:p>
    <w:p w14:paraId="7CAF11DE" w14:textId="0D846841" w:rsidR="07A039B0" w:rsidRDefault="07A039B0" w:rsidP="00094E0F">
      <w:pPr>
        <w:ind w:firstLine="284"/>
      </w:pPr>
      <w:r w:rsidRPr="498C4766">
        <w:rPr>
          <w:lang w:val="sr-Cyrl-BA"/>
        </w:rPr>
        <w:t xml:space="preserve">При дефинисању </w:t>
      </w:r>
      <w:r w:rsidR="00EA6D5E">
        <w:rPr>
          <w:lang w:val="sr-Cyrl-BA"/>
        </w:rPr>
        <w:t>п</w:t>
      </w:r>
      <w:r w:rsidR="00EA6D5E" w:rsidRPr="00EA6D5E">
        <w:rPr>
          <w:lang w:val="sr-Cyrl-BA"/>
        </w:rPr>
        <w:t>равила за обавјештавање</w:t>
      </w:r>
      <w:r w:rsidRPr="498C4766">
        <w:rPr>
          <w:lang w:val="sr-Cyrl-BA"/>
        </w:rPr>
        <w:t xml:space="preserve">, корисници одређују </w:t>
      </w:r>
      <w:r w:rsidR="002B7282">
        <w:rPr>
          <w:lang w:val="sr-Cyrl-BA"/>
        </w:rPr>
        <w:t>провјеру (енг.</w:t>
      </w:r>
      <w:r w:rsidR="002B7282">
        <w:rPr>
          <w:lang w:val="en-US"/>
        </w:rPr>
        <w:t xml:space="preserve"> </w:t>
      </w:r>
      <w:r w:rsidR="002B7282" w:rsidRPr="002B7282">
        <w:rPr>
          <w:i/>
          <w:lang w:val="en-US"/>
        </w:rPr>
        <w:t>check</w:t>
      </w:r>
      <w:r w:rsidR="002B7282">
        <w:rPr>
          <w:lang w:val="sr-Cyrl-BA"/>
        </w:rPr>
        <w:t>)</w:t>
      </w:r>
      <w:r w:rsidR="002B7282">
        <w:rPr>
          <w:lang w:val="en-US"/>
        </w:rPr>
        <w:t xml:space="preserve"> </w:t>
      </w:r>
      <w:r w:rsidRPr="498C4766">
        <w:rPr>
          <w:lang w:val="sr-Cyrl-BA"/>
        </w:rPr>
        <w:t>као основу за обав</w:t>
      </w:r>
      <w:r w:rsidR="002B7282">
        <w:rPr>
          <w:lang w:val="sr-Cyrl-BA"/>
        </w:rPr>
        <w:t>ј</w:t>
      </w:r>
      <w:r w:rsidRPr="498C4766">
        <w:rPr>
          <w:lang w:val="sr-Cyrl-BA"/>
        </w:rPr>
        <w:t xml:space="preserve">ештење. </w:t>
      </w:r>
      <w:r w:rsidR="002B7282">
        <w:rPr>
          <w:lang w:val="sr-Cyrl-BA"/>
        </w:rPr>
        <w:t>Одабрана провјера</w:t>
      </w:r>
      <w:r w:rsidRPr="498C4766">
        <w:rPr>
          <w:lang w:val="sr-Cyrl-BA"/>
        </w:rPr>
        <w:t xml:space="preserve"> садржи услове које подаци морају задовољити како би покренули обав</w:t>
      </w:r>
      <w:r w:rsidR="002B7282">
        <w:rPr>
          <w:lang w:val="sr-Cyrl-BA"/>
        </w:rPr>
        <w:t>ј</w:t>
      </w:r>
      <w:r w:rsidRPr="498C4766">
        <w:rPr>
          <w:lang w:val="sr-Cyrl-BA"/>
        </w:rPr>
        <w:t>ештење. Додатно, корисници ко</w:t>
      </w:r>
      <w:r w:rsidR="002B7282">
        <w:rPr>
          <w:lang w:val="sr-Cyrl-BA"/>
        </w:rPr>
        <w:t>нфигуришу параметре као што су „</w:t>
      </w:r>
      <w:r w:rsidR="002B7282" w:rsidRPr="002B7282">
        <w:rPr>
          <w:i/>
          <w:lang w:val="sr-Cyrl-BA"/>
        </w:rPr>
        <w:t>Every</w:t>
      </w:r>
      <w:r w:rsidR="002B7282">
        <w:rPr>
          <w:lang w:val="sr-Cyrl-BA"/>
        </w:rPr>
        <w:t>“</w:t>
      </w:r>
      <w:r w:rsidRPr="498C4766">
        <w:rPr>
          <w:lang w:val="sr-Cyrl-BA"/>
        </w:rPr>
        <w:t xml:space="preserve"> за одређивање учесталости пров</w:t>
      </w:r>
      <w:r w:rsidR="002B7282">
        <w:rPr>
          <w:lang w:val="sr-Cyrl-BA"/>
        </w:rPr>
        <w:t>јере услова и „</w:t>
      </w:r>
      <w:r w:rsidR="002B7282" w:rsidRPr="002B7282">
        <w:rPr>
          <w:i/>
          <w:lang w:val="sr-Cyrl-BA"/>
        </w:rPr>
        <w:t>For</w:t>
      </w:r>
      <w:r w:rsidR="002B7282">
        <w:rPr>
          <w:lang w:val="sr-Cyrl-BA"/>
        </w:rPr>
        <w:t>“</w:t>
      </w:r>
      <w:r w:rsidRPr="498C4766">
        <w:rPr>
          <w:lang w:val="sr-Cyrl-BA"/>
        </w:rPr>
        <w:t xml:space="preserve"> за одређивање колико узастопних периода пров</w:t>
      </w:r>
      <w:r w:rsidR="0E06D014" w:rsidRPr="498C4766">
        <w:rPr>
          <w:lang w:val="sr-Cyrl-BA"/>
        </w:rPr>
        <w:t>ј</w:t>
      </w:r>
      <w:r w:rsidR="002B7282">
        <w:rPr>
          <w:lang w:val="sr-Cyrl-BA"/>
        </w:rPr>
        <w:t>ере услова мора бити задовољен</w:t>
      </w:r>
      <w:r w:rsidRPr="498C4766">
        <w:rPr>
          <w:lang w:val="sr-Cyrl-BA"/>
        </w:rPr>
        <w:t xml:space="preserve"> пр</w:t>
      </w:r>
      <w:r w:rsidR="7309E475" w:rsidRPr="498C4766">
        <w:rPr>
          <w:lang w:val="sr-Cyrl-BA"/>
        </w:rPr>
        <w:t>иј</w:t>
      </w:r>
      <w:r w:rsidRPr="498C4766">
        <w:rPr>
          <w:lang w:val="sr-Cyrl-BA"/>
        </w:rPr>
        <w:t>е него што се покрене обав</w:t>
      </w:r>
      <w:r w:rsidR="51E04510" w:rsidRPr="498C4766">
        <w:rPr>
          <w:lang w:val="sr-Cyrl-BA"/>
        </w:rPr>
        <w:t>ј</w:t>
      </w:r>
      <w:r w:rsidRPr="498C4766">
        <w:rPr>
          <w:lang w:val="sr-Cyrl-BA"/>
        </w:rPr>
        <w:t>ештење. Коначно, корисници о</w:t>
      </w:r>
      <w:r w:rsidR="002B7282">
        <w:rPr>
          <w:lang w:val="sr-Cyrl-BA"/>
        </w:rPr>
        <w:t>дређују „</w:t>
      </w:r>
      <w:r w:rsidR="002B7282" w:rsidRPr="002B7282">
        <w:rPr>
          <w:i/>
          <w:lang w:val="sr-Cyrl-BA"/>
        </w:rPr>
        <w:t>Endpoint</w:t>
      </w:r>
      <w:r w:rsidR="002B7282">
        <w:rPr>
          <w:lang w:val="sr-Cyrl-BA"/>
        </w:rPr>
        <w:t>“</w:t>
      </w:r>
      <w:r w:rsidRPr="498C4766">
        <w:rPr>
          <w:lang w:val="sr-Cyrl-BA"/>
        </w:rPr>
        <w:t xml:space="preserve"> да би одредили гд</w:t>
      </w:r>
      <w:r w:rsidR="002B7282">
        <w:rPr>
          <w:lang w:val="sr-Cyrl-BA"/>
        </w:rPr>
        <w:t>ј</w:t>
      </w:r>
      <w:r w:rsidRPr="498C4766">
        <w:rPr>
          <w:lang w:val="sr-Cyrl-BA"/>
        </w:rPr>
        <w:t>е ће обав</w:t>
      </w:r>
      <w:r w:rsidR="002B7282">
        <w:rPr>
          <w:lang w:val="sr-Cyrl-BA"/>
        </w:rPr>
        <w:t>ј</w:t>
      </w:r>
      <w:r w:rsidRPr="498C4766">
        <w:rPr>
          <w:lang w:val="sr-Cyrl-BA"/>
        </w:rPr>
        <w:t>ештење бити послато. Путем ових правила, корисници могу прилагодити параметре обав</w:t>
      </w:r>
      <w:r w:rsidR="002B7282">
        <w:rPr>
          <w:lang w:val="sr-Cyrl-BA"/>
        </w:rPr>
        <w:t>ј</w:t>
      </w:r>
      <w:r w:rsidRPr="498C4766">
        <w:rPr>
          <w:lang w:val="sr-Cyrl-BA"/>
        </w:rPr>
        <w:t>ештења у складу са својим потребама, што значајно повећава аутоматизовано реаговање система на критичне или специфичне догађаје у временским серијама података.</w:t>
      </w:r>
    </w:p>
    <w:p w14:paraId="1C1529B6" w14:textId="6712B608" w:rsidR="498C4766" w:rsidRPr="00614AF8" w:rsidRDefault="22839082" w:rsidP="00614AF8">
      <w:pPr>
        <w:pStyle w:val="Heading3"/>
        <w:rPr>
          <w:b w:val="0"/>
          <w:lang w:val="sr-Cyrl-BA"/>
        </w:rPr>
      </w:pPr>
      <w:bookmarkStart w:id="91" w:name="_Toc157367326"/>
      <w:r w:rsidRPr="00614AF8">
        <w:rPr>
          <w:b w:val="0"/>
          <w:lang w:val="sr-Cyrl-BA"/>
        </w:rPr>
        <w:t>Дио п</w:t>
      </w:r>
      <w:r w:rsidR="6D99998E" w:rsidRPr="00614AF8">
        <w:rPr>
          <w:b w:val="0"/>
          <w:lang w:val="sr-Cyrl-BA"/>
        </w:rPr>
        <w:t>ословн</w:t>
      </w:r>
      <w:r w:rsidR="5472C59C" w:rsidRPr="00614AF8">
        <w:rPr>
          <w:b w:val="0"/>
          <w:lang w:val="sr-Cyrl-BA"/>
        </w:rPr>
        <w:t>е</w:t>
      </w:r>
      <w:r w:rsidR="6D99998E" w:rsidRPr="00614AF8">
        <w:rPr>
          <w:b w:val="0"/>
          <w:lang w:val="sr-Cyrl-BA"/>
        </w:rPr>
        <w:t xml:space="preserve"> логик</w:t>
      </w:r>
      <w:r w:rsidR="00A04EBF" w:rsidRPr="00614AF8">
        <w:rPr>
          <w:b w:val="0"/>
          <w:lang w:val="sr-Cyrl-BA"/>
        </w:rPr>
        <w:t>е аларм система</w:t>
      </w:r>
      <w:r w:rsidR="6D99998E" w:rsidRPr="00614AF8">
        <w:rPr>
          <w:b w:val="0"/>
          <w:lang w:val="sr-Cyrl-BA"/>
        </w:rPr>
        <w:t xml:space="preserve"> на серверској страни</w:t>
      </w:r>
      <w:bookmarkEnd w:id="91"/>
      <w:r w:rsidR="6D99998E" w:rsidRPr="00614AF8">
        <w:rPr>
          <w:b w:val="0"/>
          <w:lang w:val="sr-Cyrl-BA"/>
        </w:rPr>
        <w:t xml:space="preserve"> </w:t>
      </w:r>
    </w:p>
    <w:p w14:paraId="15F4097E" w14:textId="0740460E" w:rsidR="11CF5E88" w:rsidRDefault="11CF5E88" w:rsidP="00094E0F">
      <w:pPr>
        <w:ind w:firstLine="284"/>
      </w:pPr>
      <w:r w:rsidRPr="498C4766">
        <w:t>Када обав</w:t>
      </w:r>
      <w:r w:rsidR="002A36E4">
        <w:rPr>
          <w:lang w:val="sr-Cyrl-BA"/>
        </w:rPr>
        <w:t>ј</w:t>
      </w:r>
      <w:r w:rsidRPr="498C4766">
        <w:t xml:space="preserve">ештење буде активирано, </w:t>
      </w:r>
      <w:r w:rsidR="002A36E4" w:rsidRPr="002A36E4">
        <w:rPr>
          <w:i/>
          <w:lang w:val="en-US"/>
        </w:rPr>
        <w:t>REST</w:t>
      </w:r>
      <w:r w:rsidRPr="498C4766">
        <w:t xml:space="preserve"> метода на путањи </w:t>
      </w:r>
      <w:r w:rsidRPr="498C4766">
        <w:rPr>
          <w:i/>
          <w:iCs/>
        </w:rPr>
        <w:t>/employee/inf</w:t>
      </w:r>
      <w:r w:rsidRPr="498C4766">
        <w:t>o прима обав</w:t>
      </w:r>
      <w:r w:rsidR="002A36E4">
        <w:rPr>
          <w:lang w:val="sr-Cyrl-BA"/>
        </w:rPr>
        <w:t>ј</w:t>
      </w:r>
      <w:r w:rsidR="002A36E4">
        <w:t>ештење. Наставак описује посљ</w:t>
      </w:r>
      <w:r w:rsidRPr="498C4766">
        <w:t>едње кораке обраде обав</w:t>
      </w:r>
      <w:r w:rsidR="002A36E4">
        <w:rPr>
          <w:lang w:val="sr-Cyrl-BA"/>
        </w:rPr>
        <w:t>ј</w:t>
      </w:r>
      <w:r w:rsidRPr="498C4766">
        <w:t>ештења и његово дистрибуирање крајњим корисницима.</w:t>
      </w:r>
    </w:p>
    <w:p w14:paraId="0C78B565" w14:textId="2E15929B" w:rsidR="498C4766" w:rsidRDefault="498C4766" w:rsidP="00094E0F">
      <w:pPr>
        <w:ind w:firstLine="284"/>
      </w:pPr>
    </w:p>
    <w:p w14:paraId="1C8DFA21" w14:textId="00AA0FDA" w:rsidR="65441AC6" w:rsidRDefault="65441AC6" w:rsidP="00094E0F">
      <w:pPr>
        <w:ind w:firstLine="284"/>
      </w:pPr>
      <w:r w:rsidRPr="498C4766">
        <w:t>Први корак у обради обавјештења на серверској страни је парсирање пристигло</w:t>
      </w:r>
      <w:r w:rsidR="77F3ABD0" w:rsidRPr="498C4766">
        <w:t>г</w:t>
      </w:r>
      <w:r w:rsidRPr="498C4766">
        <w:t xml:space="preserve"> обавјештења у објекат </w:t>
      </w:r>
      <w:r w:rsidRPr="498C4766">
        <w:rPr>
          <w:i/>
          <w:iCs/>
        </w:rPr>
        <w:t>Notification</w:t>
      </w:r>
      <w:r w:rsidRPr="498C4766">
        <w:t xml:space="preserve">. </w:t>
      </w:r>
    </w:p>
    <w:p w14:paraId="18166575" w14:textId="4B8A9622" w:rsidR="23E8FFF8" w:rsidRDefault="23E8FFF8" w:rsidP="00094E0F">
      <w:pPr>
        <w:ind w:firstLine="284"/>
      </w:pPr>
      <w:r w:rsidRPr="498C4766">
        <w:t>Затим се парсирано обавјештење у реланом времену просљеђује кли</w:t>
      </w:r>
      <w:r w:rsidR="2734BB1D" w:rsidRPr="498C4766">
        <w:t>је</w:t>
      </w:r>
      <w:r w:rsidRPr="498C4766">
        <w:t xml:space="preserve">нтској страни апликације помоћу </w:t>
      </w:r>
      <w:r w:rsidRPr="498C4766">
        <w:rPr>
          <w:i/>
          <w:iCs/>
        </w:rPr>
        <w:t>web socket</w:t>
      </w:r>
      <w:r w:rsidR="7B1FDA75" w:rsidRPr="498C4766">
        <w:rPr>
          <w:i/>
          <w:iCs/>
        </w:rPr>
        <w:t>-а</w:t>
      </w:r>
      <w:r w:rsidR="7B1FDA75" w:rsidRPr="498C4766">
        <w:t>.</w:t>
      </w:r>
    </w:p>
    <w:p w14:paraId="662EC06E" w14:textId="763D3F30" w:rsidR="7B1FDA75" w:rsidRDefault="002A36E4" w:rsidP="00094E0F">
      <w:pPr>
        <w:ind w:firstLine="284"/>
      </w:pPr>
      <w:r>
        <w:rPr>
          <w:lang w:val="sr-Cyrl-BA"/>
        </w:rPr>
        <w:t>Узимајући у</w:t>
      </w:r>
      <w:r>
        <w:t xml:space="preserve"> обзир</w:t>
      </w:r>
      <w:r w:rsidR="7B1FDA75" w:rsidRPr="498C4766">
        <w:t xml:space="preserve"> да систем подржава различите улоге у систему, прет</w:t>
      </w:r>
      <w:r>
        <w:rPr>
          <w:lang w:val="sr-Cyrl-BA"/>
        </w:rPr>
        <w:t>п</w:t>
      </w:r>
      <w:r w:rsidR="7B1FDA75" w:rsidRPr="498C4766">
        <w:t xml:space="preserve">оставка је да корисник типа радник одржавања система треба да види сва обавјештења која дођу из базе података, те ће се </w:t>
      </w:r>
      <w:r w:rsidR="2132CA5B" w:rsidRPr="498C4766">
        <w:t xml:space="preserve">кориснику који има ову улогу сва обавјештења приказати у виду </w:t>
      </w:r>
      <w:r w:rsidR="2132CA5B" w:rsidRPr="498C4766">
        <w:rPr>
          <w:i/>
          <w:iCs/>
        </w:rPr>
        <w:t xml:space="preserve">toast </w:t>
      </w:r>
      <w:r w:rsidR="2132CA5B" w:rsidRPr="498C4766">
        <w:t>порука.</w:t>
      </w:r>
      <w:r w:rsidR="19AA714C" w:rsidRPr="498C4766">
        <w:t xml:space="preserve"> Радници осталих улога у систему биће обавјештени о само њима релевантиним обавјештењима путем електронске поште по алгоритму који ће бити објашњен у наставку.</w:t>
      </w:r>
    </w:p>
    <w:p w14:paraId="31F16E4E" w14:textId="04D6923F" w:rsidR="498C4766" w:rsidRDefault="498C4766" w:rsidP="00094E0F">
      <w:pPr>
        <w:ind w:firstLine="284"/>
      </w:pPr>
    </w:p>
    <w:p w14:paraId="50F86F8A" w14:textId="7EEAAC60" w:rsidR="498C4766" w:rsidRDefault="202F84C3" w:rsidP="00094E0F">
      <w:pPr>
        <w:ind w:firstLine="284"/>
      </w:pPr>
      <w:r w:rsidRPr="498C4766">
        <w:t xml:space="preserve">Други корак је слање обавјештења радницима на </w:t>
      </w:r>
      <w:r w:rsidR="002A36E4">
        <w:rPr>
          <w:lang w:val="sr-Cyrl-BA"/>
        </w:rPr>
        <w:t>мејл</w:t>
      </w:r>
      <w:r w:rsidR="05E88DC0" w:rsidRPr="498C4766">
        <w:t xml:space="preserve"> према алгоритму објашњеном дијаграмом</w:t>
      </w:r>
      <w:r w:rsidR="3214937A" w:rsidRPr="498C4766">
        <w:t xml:space="preserve"> активности</w:t>
      </w:r>
      <w:r w:rsidR="002A36E4">
        <w:rPr>
          <w:lang w:val="sr-Cyrl-BA"/>
        </w:rPr>
        <w:t xml:space="preserve"> на слици 5.1.2.1</w:t>
      </w:r>
      <w:r w:rsidR="05E88DC0" w:rsidRPr="498C4766">
        <w:t>.</w:t>
      </w:r>
    </w:p>
    <w:p w14:paraId="25FDC282" w14:textId="58D2B26F" w:rsidR="009477D5" w:rsidRDefault="009477D5" w:rsidP="498C4766"/>
    <w:p w14:paraId="4D5C249F" w14:textId="19EDE7B2" w:rsidR="498C4766" w:rsidRDefault="007C5D85" w:rsidP="007C5D85">
      <w:pPr>
        <w:ind w:firstLine="0"/>
      </w:pPr>
      <w:r>
        <w:rPr>
          <w:noProof/>
          <w:lang w:val="en-US"/>
        </w:rPr>
        <w:lastRenderedPageBreak/>
        <w:drawing>
          <wp:inline distT="0" distB="0" distL="0" distR="0" wp14:anchorId="56DE6211" wp14:editId="22117E2C">
            <wp:extent cx="5829300" cy="873551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jagram.drawio (1).png"/>
                    <pic:cNvPicPr/>
                  </pic:nvPicPr>
                  <pic:blipFill>
                    <a:blip r:embed="rId31">
                      <a:extLst>
                        <a:ext uri="{28A0092B-C50C-407E-A947-70E740481C1C}">
                          <a14:useLocalDpi xmlns:a14="http://schemas.microsoft.com/office/drawing/2010/main" val="0"/>
                        </a:ext>
                      </a:extLst>
                    </a:blip>
                    <a:stretch>
                      <a:fillRect/>
                    </a:stretch>
                  </pic:blipFill>
                  <pic:spPr>
                    <a:xfrm>
                      <a:off x="0" y="0"/>
                      <a:ext cx="5832553" cy="8740388"/>
                    </a:xfrm>
                    <a:prstGeom prst="rect">
                      <a:avLst/>
                    </a:prstGeom>
                  </pic:spPr>
                </pic:pic>
              </a:graphicData>
            </a:graphic>
          </wp:inline>
        </w:drawing>
      </w:r>
    </w:p>
    <w:p w14:paraId="5B6B3D2D" w14:textId="045257D1" w:rsidR="498C4766" w:rsidRPr="00F84AF3" w:rsidRDefault="002A36E4" w:rsidP="00F84AF3">
      <w:pPr>
        <w:pStyle w:val="Caption"/>
        <w:rPr>
          <w:i/>
          <w:lang w:val="sr-Cyrl-BA"/>
        </w:rPr>
      </w:pPr>
      <w:r w:rsidRPr="002A36E4">
        <w:rPr>
          <w:i/>
          <w:lang w:val="sr-Cyrl-BA"/>
        </w:rPr>
        <w:t>Слика 5.1.2.1 Дијаграм активности који приказује алгоритам за слање обавјештења</w:t>
      </w:r>
    </w:p>
    <w:p w14:paraId="65ACC185" w14:textId="67AF70BC" w:rsidR="498C4766" w:rsidRDefault="009B06AA" w:rsidP="00094E0F">
      <w:pPr>
        <w:ind w:firstLine="284"/>
        <w:rPr>
          <w:lang w:val="sr-Cyrl-BA"/>
        </w:rPr>
      </w:pPr>
      <w:r>
        <w:rPr>
          <w:lang w:val="sr-Cyrl-BA"/>
        </w:rPr>
        <w:lastRenderedPageBreak/>
        <w:t>Основна идеја алгоритма јесте да одреди за кога је важно које обавјештење и у којој мјери. Па тако</w:t>
      </w:r>
      <w:r w:rsidR="00F129F5">
        <w:t>,</w:t>
      </w:r>
      <w:r>
        <w:rPr>
          <w:lang w:val="sr-Cyrl-BA"/>
        </w:rPr>
        <w:t xml:space="preserve"> уколико се деси очитавање на сен</w:t>
      </w:r>
      <w:r w:rsidR="00F84AF3">
        <w:rPr>
          <w:lang w:val="sr-Cyrl-BA"/>
        </w:rPr>
        <w:t>з</w:t>
      </w:r>
      <w:r>
        <w:rPr>
          <w:lang w:val="sr-Cyrl-BA"/>
        </w:rPr>
        <w:t xml:space="preserve">ору које је мање од доње границе оптималности о томе ће се поред радника одржавања система, </w:t>
      </w:r>
      <w:r w:rsidR="00F129F5">
        <w:t>o</w:t>
      </w:r>
      <w:r w:rsidR="001C781E">
        <w:rPr>
          <w:lang w:val="sr-Cyrl-BA"/>
        </w:rPr>
        <w:t>бави</w:t>
      </w:r>
      <w:r>
        <w:rPr>
          <w:lang w:val="sr-Cyrl-BA"/>
        </w:rPr>
        <w:t>јес</w:t>
      </w:r>
      <w:r w:rsidR="00F84AF3">
        <w:rPr>
          <w:lang w:val="sr-Cyrl-BA"/>
        </w:rPr>
        <w:t>т</w:t>
      </w:r>
      <w:r>
        <w:rPr>
          <w:lang w:val="sr-Cyrl-BA"/>
        </w:rPr>
        <w:t>ити и радници у тој канцеларији у к</w:t>
      </w:r>
      <w:r w:rsidR="00F129F5">
        <w:rPr>
          <w:lang w:val="sr-Cyrl-BA"/>
        </w:rPr>
        <w:t>ојој се десило очитавање. Овакав</w:t>
      </w:r>
      <w:r>
        <w:rPr>
          <w:lang w:val="sr-Cyrl-BA"/>
        </w:rPr>
        <w:t xml:space="preserve"> тип обавјештења који стигне када се појави мања вриједност од </w:t>
      </w:r>
      <w:r w:rsidR="00F84AF3">
        <w:rPr>
          <w:lang w:val="sr-Cyrl-BA"/>
        </w:rPr>
        <w:t>доњег</w:t>
      </w:r>
      <w:r>
        <w:rPr>
          <w:lang w:val="sr-Cyrl-BA"/>
        </w:rPr>
        <w:t xml:space="preserve"> </w:t>
      </w:r>
      <w:r w:rsidR="00F129F5">
        <w:rPr>
          <w:lang w:val="sr-Cyrl-BA"/>
        </w:rPr>
        <w:t>прага</w:t>
      </w:r>
      <w:r>
        <w:rPr>
          <w:lang w:val="sr-Cyrl-BA"/>
        </w:rPr>
        <w:t xml:space="preserve"> </w:t>
      </w:r>
      <w:r w:rsidR="00F129F5" w:rsidRPr="00F129F5">
        <w:rPr>
          <w:lang w:val="sr-Cyrl-BA"/>
        </w:rPr>
        <w:t>класификују се</w:t>
      </w:r>
      <w:r w:rsidR="00F129F5">
        <w:rPr>
          <w:lang w:val="sr-Cyrl-BA"/>
        </w:rPr>
        <w:t xml:space="preserve"> као</w:t>
      </w:r>
      <w:r w:rsidR="00F84AF3">
        <w:rPr>
          <w:lang w:val="sr-Cyrl-BA"/>
        </w:rPr>
        <w:t xml:space="preserve"> упозорења</w:t>
      </w:r>
      <w:r>
        <w:rPr>
          <w:lang w:val="sr-Cyrl-BA"/>
        </w:rPr>
        <w:t xml:space="preserve"> (</w:t>
      </w:r>
      <w:r w:rsidR="00F84AF3">
        <w:rPr>
          <w:lang w:val="sr-Cyrl-BA"/>
        </w:rPr>
        <w:t xml:space="preserve">енг. </w:t>
      </w:r>
      <w:r w:rsidRPr="00F129F5">
        <w:rPr>
          <w:i/>
        </w:rPr>
        <w:t>warn</w:t>
      </w:r>
      <w:r>
        <w:rPr>
          <w:lang w:val="sr-Cyrl-BA"/>
        </w:rPr>
        <w:t>)</w:t>
      </w:r>
      <w:r>
        <w:t xml:space="preserve">. </w:t>
      </w:r>
    </w:p>
    <w:p w14:paraId="729C88C7" w14:textId="45F40906" w:rsidR="009B06AA" w:rsidRDefault="009B06AA" w:rsidP="00094E0F">
      <w:pPr>
        <w:ind w:firstLine="284"/>
        <w:rPr>
          <w:lang w:val="sr-Cyrl-BA"/>
        </w:rPr>
      </w:pPr>
      <w:r>
        <w:rPr>
          <w:lang w:val="sr-Cyrl-BA"/>
        </w:rPr>
        <w:t>Ако се појави очитавање које је веће од горње границе оптималности одговарајућег сензора систем разликује два сценарија.</w:t>
      </w:r>
    </w:p>
    <w:p w14:paraId="40C44A00" w14:textId="079E93DD" w:rsidR="498C4766" w:rsidRDefault="009B06AA" w:rsidP="00094E0F">
      <w:pPr>
        <w:ind w:firstLine="284"/>
        <w:rPr>
          <w:lang w:val="sr-Cyrl-BA"/>
        </w:rPr>
      </w:pPr>
      <w:r>
        <w:rPr>
          <w:lang w:val="sr-Cyrl-BA"/>
        </w:rPr>
        <w:t xml:space="preserve">Први је ако очитане вриједности у мањој мјери прелазе </w:t>
      </w:r>
      <w:r w:rsidR="00F84AF3">
        <w:rPr>
          <w:lang w:val="sr-Cyrl-BA"/>
        </w:rPr>
        <w:t>горњу</w:t>
      </w:r>
      <w:r>
        <w:rPr>
          <w:lang w:val="sr-Cyrl-BA"/>
        </w:rPr>
        <w:t xml:space="preserve"> границу оптималности, тачн</w:t>
      </w:r>
      <w:r w:rsidR="007C5D85">
        <w:rPr>
          <w:lang w:val="sr-Cyrl-BA"/>
        </w:rPr>
        <w:t>ије ако је прекорачење мање од 4</w:t>
      </w:r>
      <w:r>
        <w:rPr>
          <w:lang w:val="sr-Cyrl-BA"/>
        </w:rPr>
        <w:t xml:space="preserve">0% </w:t>
      </w:r>
      <w:r w:rsidR="00F129F5">
        <w:rPr>
          <w:lang w:val="sr-Cyrl-BA"/>
        </w:rPr>
        <w:t xml:space="preserve">од </w:t>
      </w:r>
      <w:r w:rsidR="00F84AF3">
        <w:rPr>
          <w:lang w:val="sr-Cyrl-BA"/>
        </w:rPr>
        <w:t>горње границе</w:t>
      </w:r>
      <w:r w:rsidR="00F129F5">
        <w:rPr>
          <w:lang w:val="sr-Cyrl-BA"/>
        </w:rPr>
        <w:t xml:space="preserve"> оптималности</w:t>
      </w:r>
      <w:r w:rsidR="00F84AF3">
        <w:rPr>
          <w:lang w:val="sr-Cyrl-BA"/>
        </w:rPr>
        <w:t>. На примјер</w:t>
      </w:r>
      <w:r>
        <w:rPr>
          <w:lang w:val="sr-Cyrl-BA"/>
        </w:rPr>
        <w:t xml:space="preserve">,  узмимо да </w:t>
      </w:r>
      <w:r w:rsidR="00F84AF3">
        <w:rPr>
          <w:lang w:val="sr-Cyrl-BA"/>
        </w:rPr>
        <w:t xml:space="preserve">је </w:t>
      </w:r>
      <w:r>
        <w:rPr>
          <w:lang w:val="sr-Cyrl-BA"/>
        </w:rPr>
        <w:t>о</w:t>
      </w:r>
      <w:r w:rsidR="00F129F5">
        <w:rPr>
          <w:lang w:val="sr-Cyrl-BA"/>
        </w:rPr>
        <w:t>псег оптималности температуре из</w:t>
      </w:r>
      <w:r>
        <w:rPr>
          <w:lang w:val="sr-Cyrl-BA"/>
        </w:rPr>
        <w:t>м</w:t>
      </w:r>
      <w:r w:rsidR="00F129F5">
        <w:rPr>
          <w:lang w:val="sr-Cyrl-BA"/>
        </w:rPr>
        <w:t>е</w:t>
      </w:r>
      <w:r>
        <w:rPr>
          <w:lang w:val="sr-Cyrl-BA"/>
        </w:rPr>
        <w:t xml:space="preserve">ђу 68 и 76 фаренхајта, а у канцеларији на првом спрату </w:t>
      </w:r>
      <w:r w:rsidRPr="001C781E">
        <w:rPr>
          <w:i/>
        </w:rPr>
        <w:t>TLM0100</w:t>
      </w:r>
      <w:r>
        <w:t xml:space="preserve"> </w:t>
      </w:r>
      <w:r>
        <w:rPr>
          <w:lang w:val="sr-Cyrl-BA"/>
        </w:rPr>
        <w:t>се појави очитавање 85 фаренфајта. Ова вриједност од 85 фаренхајта је</w:t>
      </w:r>
      <w:r w:rsidR="00F129F5">
        <w:rPr>
          <w:lang w:val="sr-Cyrl-BA"/>
        </w:rPr>
        <w:t xml:space="preserve"> за 8,44% већа од </w:t>
      </w:r>
      <w:r w:rsidR="001C781E">
        <w:rPr>
          <w:lang w:val="sr-Cyrl-BA"/>
        </w:rPr>
        <w:t>горње</w:t>
      </w:r>
      <w:r w:rsidR="00F129F5">
        <w:rPr>
          <w:lang w:val="sr-Cyrl-BA"/>
        </w:rPr>
        <w:t xml:space="preserve"> границе оптималности. О о</w:t>
      </w:r>
      <w:r>
        <w:rPr>
          <w:lang w:val="sr-Cyrl-BA"/>
        </w:rPr>
        <w:t>ваквој аномалити биће обав</w:t>
      </w:r>
      <w:r w:rsidR="001C781E">
        <w:rPr>
          <w:lang w:val="sr-Cyrl-BA"/>
        </w:rPr>
        <w:t>и</w:t>
      </w:r>
      <w:r>
        <w:rPr>
          <w:lang w:val="sr-Cyrl-BA"/>
        </w:rPr>
        <w:t>јештени сви радници који су тренунто у згради а раде на 1. спрату. Узима се да ова ситуација представља потенцијалну оп</w:t>
      </w:r>
      <w:r w:rsidR="00F129F5">
        <w:rPr>
          <w:lang w:val="sr-Cyrl-BA"/>
        </w:rPr>
        <w:t>асност и у складу са тим се упоз</w:t>
      </w:r>
      <w:r>
        <w:rPr>
          <w:lang w:val="sr-Cyrl-BA"/>
        </w:rPr>
        <w:t>оравају радници који раде у близини. Међутим</w:t>
      </w:r>
      <w:r w:rsidR="00FA4BEF">
        <w:rPr>
          <w:lang w:val="sr-Cyrl-BA"/>
        </w:rPr>
        <w:t>,</w:t>
      </w:r>
      <w:r>
        <w:rPr>
          <w:lang w:val="sr-Cyrl-BA"/>
        </w:rPr>
        <w:t xml:space="preserve"> ако се деси прекорачење од </w:t>
      </w:r>
      <w:r w:rsidR="007C5D85">
        <w:t>4</w:t>
      </w:r>
      <w:r w:rsidR="007C5D85">
        <w:rPr>
          <w:lang w:val="sr-Cyrl-BA"/>
        </w:rPr>
        <w:t xml:space="preserve">0% или веће, на примјер </w:t>
      </w:r>
      <w:r w:rsidR="007C5D85">
        <w:t xml:space="preserve">106.4 </w:t>
      </w:r>
      <w:r w:rsidR="007C5D85">
        <w:rPr>
          <w:lang w:val="sr-Cyrl-BA"/>
        </w:rPr>
        <w:t>фаренхајта, ова ситуација ће се тумачити као засигурно опасна и свим запосленим који су тренутно у згради ће се послати наређење о евакуацији.</w:t>
      </w:r>
    </w:p>
    <w:p w14:paraId="5D9CB9B9" w14:textId="77777777" w:rsidR="00A773EA" w:rsidRDefault="00F84AF3" w:rsidP="00094E0F">
      <w:pPr>
        <w:ind w:firstLine="284"/>
        <w:rPr>
          <w:lang w:val="sr-Cyrl-BA"/>
        </w:rPr>
        <w:sectPr w:rsidR="00A773EA" w:rsidSect="00F65BA9">
          <w:headerReference w:type="default" r:id="rId32"/>
          <w:footerReference w:type="default" r:id="rId33"/>
          <w:pgSz w:w="11907" w:h="16840" w:code="9"/>
          <w:pgMar w:top="1134" w:right="1417" w:bottom="1134" w:left="1418" w:header="567" w:footer="567" w:gutter="0"/>
          <w:cols w:space="720"/>
        </w:sectPr>
      </w:pPr>
      <w:r>
        <w:rPr>
          <w:lang w:val="sr-Cyrl-BA"/>
        </w:rPr>
        <w:t>Овај алгоритам помаже</w:t>
      </w:r>
      <w:r w:rsidR="00F129F5" w:rsidRPr="00F129F5">
        <w:rPr>
          <w:lang w:val="sr-Cyrl-BA"/>
        </w:rPr>
        <w:t xml:space="preserve"> при препознавању различитих аномалија</w:t>
      </w:r>
      <w:r>
        <w:rPr>
          <w:lang w:val="sr-Cyrl-BA"/>
        </w:rPr>
        <w:t>,</w:t>
      </w:r>
      <w:r w:rsidR="00F129F5" w:rsidRPr="00F129F5">
        <w:rPr>
          <w:lang w:val="sr-Cyrl-BA"/>
        </w:rPr>
        <w:t xml:space="preserve"> доприноси ефикасном и детаљном управљању ситуацијама у реалном времену.</w:t>
      </w:r>
    </w:p>
    <w:p w14:paraId="09393E5A" w14:textId="39658083" w:rsidR="001033D4" w:rsidRDefault="001033D4" w:rsidP="001033D4">
      <w:pPr>
        <w:pStyle w:val="Heading1"/>
        <w:rPr>
          <w:lang w:val="sr-Cyrl-BA"/>
        </w:rPr>
      </w:pPr>
      <w:bookmarkStart w:id="92" w:name="_Toc157367327"/>
      <w:r>
        <w:rPr>
          <w:lang w:val="sr-Cyrl-BA"/>
        </w:rPr>
        <w:lastRenderedPageBreak/>
        <w:t>Опис апликативног рјешења</w:t>
      </w:r>
      <w:bookmarkEnd w:id="92"/>
    </w:p>
    <w:p w14:paraId="2CAB0EDA" w14:textId="0A9B294C" w:rsidR="001033D4" w:rsidRDefault="007E7899" w:rsidP="00102030">
      <w:pPr>
        <w:ind w:firstLine="284"/>
        <w:rPr>
          <w:lang w:val="sr-Cyrl-BA"/>
        </w:rPr>
      </w:pPr>
      <w:r>
        <w:rPr>
          <w:lang w:val="sr-Cyrl-BA"/>
        </w:rPr>
        <w:t>У овом поглављу</w:t>
      </w:r>
      <w:r w:rsidR="001033D4">
        <w:rPr>
          <w:lang w:val="sr-Cyrl-BA"/>
        </w:rPr>
        <w:t xml:space="preserve"> биће представљен кориснички интерфејс </w:t>
      </w:r>
      <w:r w:rsidR="00464D60" w:rsidRPr="00464D60">
        <w:rPr>
          <w:lang w:val="sr-Cyrl-BA"/>
        </w:rPr>
        <w:t>са освртом на појединачне ц</w:t>
      </w:r>
      <w:r w:rsidR="00807F4E">
        <w:rPr>
          <w:lang w:val="sr-Cyrl-BA"/>
        </w:rPr>
        <w:t>ј</w:t>
      </w:r>
      <w:r w:rsidR="00464D60" w:rsidRPr="00464D60">
        <w:rPr>
          <w:lang w:val="sr-Cyrl-BA"/>
        </w:rPr>
        <w:t xml:space="preserve">елине </w:t>
      </w:r>
      <w:r w:rsidR="00807F4E">
        <w:rPr>
          <w:lang w:val="sr-Cyrl-BA"/>
        </w:rPr>
        <w:t>и описом појединачних функционалн</w:t>
      </w:r>
      <w:r w:rsidR="00464D60" w:rsidRPr="00464D60">
        <w:rPr>
          <w:lang w:val="sr-Cyrl-BA"/>
        </w:rPr>
        <w:t>ости које су имплементиране у апликативном р</w:t>
      </w:r>
      <w:r w:rsidR="00807F4E">
        <w:rPr>
          <w:lang w:val="sr-Cyrl-BA"/>
        </w:rPr>
        <w:t>ј</w:t>
      </w:r>
      <w:r w:rsidR="00464D60" w:rsidRPr="00464D60">
        <w:rPr>
          <w:lang w:val="sr-Cyrl-BA"/>
        </w:rPr>
        <w:t>ешењу.</w:t>
      </w:r>
    </w:p>
    <w:p w14:paraId="2904DA58" w14:textId="61636F4B" w:rsidR="00464D60" w:rsidRDefault="00807F4E" w:rsidP="00102030">
      <w:pPr>
        <w:pStyle w:val="Heading2"/>
        <w:ind w:firstLine="284"/>
        <w:rPr>
          <w:lang w:val="sr-Cyrl-BA"/>
        </w:rPr>
      </w:pPr>
      <w:bookmarkStart w:id="93" w:name="_Toc157367328"/>
      <w:r>
        <w:rPr>
          <w:lang w:val="sr-Cyrl-BA"/>
        </w:rPr>
        <w:t>Апликација за симулирање уласка/излас</w:t>
      </w:r>
      <w:r w:rsidR="00464D60">
        <w:rPr>
          <w:lang w:val="sr-Cyrl-BA"/>
        </w:rPr>
        <w:t>ка из пословне зграде</w:t>
      </w:r>
      <w:bookmarkEnd w:id="93"/>
    </w:p>
    <w:p w14:paraId="754D75C5" w14:textId="42ADF842" w:rsidR="00C3309E" w:rsidRPr="00C3309E" w:rsidRDefault="00464D60" w:rsidP="00102030">
      <w:pPr>
        <w:ind w:firstLine="284"/>
        <w:rPr>
          <w:lang w:val="sr-Cyrl-BA"/>
        </w:rPr>
      </w:pPr>
      <w:r>
        <w:rPr>
          <w:lang w:val="sr-Cyrl-BA"/>
        </w:rPr>
        <w:t>У</w:t>
      </w:r>
      <w:r w:rsidR="007E7899">
        <w:rPr>
          <w:lang w:val="sr-Cyrl-BA"/>
        </w:rPr>
        <w:t xml:space="preserve"> овом поглављу биће представљена функционалност коју</w:t>
      </w:r>
      <w:r>
        <w:rPr>
          <w:lang w:val="sr-Cyrl-BA"/>
        </w:rPr>
        <w:t xml:space="preserve"> подржава апликација за симулирање уласка/изласка из пословне зграде, названа </w:t>
      </w:r>
      <w:r w:rsidRPr="00464D60">
        <w:rPr>
          <w:i/>
        </w:rPr>
        <w:t>BuilidngLog</w:t>
      </w:r>
      <w:r>
        <w:t xml:space="preserve"> </w:t>
      </w:r>
      <w:r>
        <w:rPr>
          <w:lang w:val="sr-Cyrl-BA"/>
        </w:rPr>
        <w:t>апликација.</w:t>
      </w:r>
    </w:p>
    <w:p w14:paraId="548F0381" w14:textId="250FC5E5" w:rsidR="00C3309E" w:rsidRDefault="00C3309E" w:rsidP="00102030">
      <w:pPr>
        <w:ind w:firstLine="0"/>
        <w:rPr>
          <w:lang w:val="sr-Cyrl-BA"/>
        </w:rPr>
      </w:pPr>
      <w:r w:rsidRPr="00C3309E">
        <w:rPr>
          <w:lang w:val="sr-Cyrl-BA"/>
        </w:rPr>
        <w:t xml:space="preserve">Апликација </w:t>
      </w:r>
      <w:r w:rsidRPr="00C3309E">
        <w:rPr>
          <w:i/>
          <w:lang w:val="sr-Cyrl-BA"/>
        </w:rPr>
        <w:t>BuildingLog</w:t>
      </w:r>
      <w:r w:rsidRPr="00C3309E">
        <w:rPr>
          <w:lang w:val="sr-Cyrl-BA"/>
        </w:rPr>
        <w:t xml:space="preserve"> обухвата једну страницу, а дизајн ове</w:t>
      </w:r>
      <w:r w:rsidR="00807F4E">
        <w:rPr>
          <w:lang w:val="sr-Cyrl-BA"/>
        </w:rPr>
        <w:t xml:space="preserve"> странице приказан је на слици 6.1.1</w:t>
      </w:r>
      <w:r w:rsidRPr="00C3309E">
        <w:rPr>
          <w:lang w:val="sr-Cyrl-BA"/>
        </w:rPr>
        <w:t>.</w:t>
      </w:r>
    </w:p>
    <w:p w14:paraId="6762CE3E" w14:textId="5CD48E29" w:rsidR="00C3309E" w:rsidRPr="00807F4E" w:rsidRDefault="00C3309E" w:rsidP="00102030">
      <w:pPr>
        <w:pStyle w:val="Caption"/>
        <w:ind w:left="-284"/>
        <w:rPr>
          <w:lang w:val="sr-Cyrl-BA"/>
        </w:rPr>
      </w:pPr>
      <w:r>
        <w:rPr>
          <w:noProof/>
          <w:lang w:val="en-US"/>
        </w:rPr>
        <w:drawing>
          <wp:inline distT="0" distB="0" distL="0" distR="0" wp14:anchorId="0BBF19FF" wp14:editId="143B6A9C">
            <wp:extent cx="5882640" cy="2928620"/>
            <wp:effectExtent l="190500" t="190500" r="194310" b="1955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7967" cy="2956164"/>
                    </a:xfrm>
                    <a:prstGeom prst="rect">
                      <a:avLst/>
                    </a:prstGeom>
                    <a:ln>
                      <a:noFill/>
                    </a:ln>
                    <a:effectLst>
                      <a:outerShdw blurRad="190500" algn="tl" rotWithShape="0">
                        <a:srgbClr val="000000">
                          <a:alpha val="70000"/>
                        </a:srgbClr>
                      </a:outerShdw>
                    </a:effectLst>
                  </pic:spPr>
                </pic:pic>
              </a:graphicData>
            </a:graphic>
          </wp:inline>
        </w:drawing>
      </w:r>
      <w:r w:rsidR="00807F4E" w:rsidRPr="00807F4E">
        <w:rPr>
          <w:i/>
          <w:lang w:val="sr-Cyrl-BA"/>
        </w:rPr>
        <w:t>Слика 6.1.1 Почетна страница BuildingLog апликације</w:t>
      </w:r>
    </w:p>
    <w:p w14:paraId="045876CA" w14:textId="1428A998" w:rsidR="00D97E5E" w:rsidRPr="00D24215" w:rsidRDefault="00C3309E" w:rsidP="00102030">
      <w:pPr>
        <w:ind w:firstLine="284"/>
        <w:rPr>
          <w:color w:val="000000" w:themeColor="text1"/>
        </w:rPr>
      </w:pPr>
      <w:r>
        <w:rPr>
          <w:color w:val="000000" w:themeColor="text1"/>
          <w:lang w:val="sr-Cyrl-BA"/>
        </w:rPr>
        <w:lastRenderedPageBreak/>
        <w:t xml:space="preserve">Први корак у симулацији је одабир пословне зграде из </w:t>
      </w:r>
      <w:r w:rsidRPr="00C3309E">
        <w:rPr>
          <w:i/>
          <w:color w:val="000000" w:themeColor="text1"/>
        </w:rPr>
        <w:t>drop down men</w:t>
      </w:r>
      <w:r w:rsidR="00C56F3B">
        <w:rPr>
          <w:i/>
          <w:color w:val="000000" w:themeColor="text1"/>
        </w:rPr>
        <w:t>u</w:t>
      </w:r>
      <w:r>
        <w:rPr>
          <w:color w:val="000000" w:themeColor="text1"/>
        </w:rPr>
        <w:t>-a</w:t>
      </w:r>
      <w:r>
        <w:rPr>
          <w:color w:val="000000" w:themeColor="text1"/>
          <w:lang w:val="sr-Cyrl-BA"/>
        </w:rPr>
        <w:t xml:space="preserve"> у горњем лијевом углу</w:t>
      </w:r>
      <w:r>
        <w:rPr>
          <w:color w:val="000000" w:themeColor="text1"/>
        </w:rPr>
        <w:t>.</w:t>
      </w:r>
      <w:r w:rsidR="00D24215">
        <w:rPr>
          <w:color w:val="000000" w:themeColor="text1"/>
          <w:lang w:val="sr-Cyrl-BA"/>
        </w:rPr>
        <w:t xml:space="preserve"> У сљ</w:t>
      </w:r>
      <w:r w:rsidR="00D97E5E" w:rsidRPr="00D97E5E">
        <w:rPr>
          <w:color w:val="000000" w:themeColor="text1"/>
          <w:lang w:val="sr-Cyrl-BA"/>
        </w:rPr>
        <w:t>ед</w:t>
      </w:r>
      <w:r w:rsidR="00D24215">
        <w:rPr>
          <w:color w:val="000000" w:themeColor="text1"/>
          <w:lang w:val="sr-Cyrl-BA"/>
        </w:rPr>
        <w:t>ећем кораку, корисник би требао</w:t>
      </w:r>
      <w:r w:rsidR="00D97E5E" w:rsidRPr="00D97E5E">
        <w:rPr>
          <w:color w:val="000000" w:themeColor="text1"/>
          <w:lang w:val="sr-Cyrl-BA"/>
        </w:rPr>
        <w:t xml:space="preserve"> да изабере радника из </w:t>
      </w:r>
      <w:r w:rsidR="00D97E5E" w:rsidRPr="00D97E5E">
        <w:rPr>
          <w:i/>
          <w:color w:val="000000" w:themeColor="text1"/>
          <w:lang w:val="sr-Cyrl-BA"/>
        </w:rPr>
        <w:t>drop-down</w:t>
      </w:r>
      <w:r w:rsidR="00D24215">
        <w:rPr>
          <w:color w:val="000000" w:themeColor="text1"/>
          <w:lang w:val="sr-Cyrl-BA"/>
        </w:rPr>
        <w:t xml:space="preserve"> </w:t>
      </w:r>
      <w:r w:rsidR="00D24215" w:rsidRPr="00C3309E">
        <w:rPr>
          <w:i/>
          <w:color w:val="000000" w:themeColor="text1"/>
        </w:rPr>
        <w:t>men</w:t>
      </w:r>
      <w:r w:rsidR="00C56F3B">
        <w:rPr>
          <w:i/>
          <w:color w:val="000000" w:themeColor="text1"/>
        </w:rPr>
        <w:t>u</w:t>
      </w:r>
      <w:r w:rsidR="00D24215">
        <w:rPr>
          <w:color w:val="000000" w:themeColor="text1"/>
        </w:rPr>
        <w:t>-a</w:t>
      </w:r>
      <w:r w:rsidR="00D97E5E" w:rsidRPr="00D97E5E">
        <w:rPr>
          <w:color w:val="000000" w:themeColor="text1"/>
          <w:lang w:val="sr-Cyrl-BA"/>
        </w:rPr>
        <w:t xml:space="preserve">, који се налази на лијевој или десној половини екрана, користећи лијеву страну ако жели симулирати улазак, а десну ако жели симулирати излазак. </w:t>
      </w:r>
      <w:r w:rsidR="00D24215">
        <w:rPr>
          <w:color w:val="000000" w:themeColor="text1"/>
          <w:lang w:val="sr-Cyrl-BA"/>
        </w:rPr>
        <w:t xml:space="preserve"> </w:t>
      </w:r>
    </w:p>
    <w:p w14:paraId="63FF6FDD" w14:textId="1B983485" w:rsidR="00D90E70" w:rsidRDefault="00BB5E87" w:rsidP="0073601C">
      <w:pPr>
        <w:pStyle w:val="NormalWeb"/>
        <w:ind w:left="-284"/>
        <w:rPr>
          <w:color w:val="000000" w:themeColor="text1"/>
          <w:szCs w:val="20"/>
          <w:lang w:val="sr-Cyrl-BA"/>
        </w:rPr>
      </w:pPr>
      <w:r>
        <w:rPr>
          <w:noProof/>
          <w:color w:val="000000" w:themeColor="text1"/>
          <w:szCs w:val="20"/>
          <w:lang w:val="en-US"/>
        </w:rPr>
        <w:drawing>
          <wp:inline distT="0" distB="0" distL="0" distR="0" wp14:anchorId="3923A09E" wp14:editId="5F77DBE3">
            <wp:extent cx="5882640" cy="2656840"/>
            <wp:effectExtent l="190500" t="190500" r="194310" b="1816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ose employe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82640" cy="2656840"/>
                    </a:xfrm>
                    <a:prstGeom prst="rect">
                      <a:avLst/>
                    </a:prstGeom>
                    <a:ln>
                      <a:noFill/>
                    </a:ln>
                    <a:effectLst>
                      <a:outerShdw blurRad="190500" algn="tl" rotWithShape="0">
                        <a:srgbClr val="000000">
                          <a:alpha val="70000"/>
                        </a:srgbClr>
                      </a:outerShdw>
                    </a:effectLst>
                  </pic:spPr>
                </pic:pic>
              </a:graphicData>
            </a:graphic>
          </wp:inline>
        </w:drawing>
      </w:r>
    </w:p>
    <w:p w14:paraId="059DDAD6" w14:textId="7365FBA1" w:rsidR="00102030" w:rsidRPr="00102030" w:rsidRDefault="00102030" w:rsidP="00102030">
      <w:pPr>
        <w:pStyle w:val="Caption"/>
        <w:rPr>
          <w:i/>
          <w:lang w:val="sr-Cyrl-BA"/>
        </w:rPr>
      </w:pPr>
      <w:r w:rsidRPr="00102030">
        <w:rPr>
          <w:i/>
          <w:lang w:val="sr-Cyrl-BA"/>
        </w:rPr>
        <w:t>Слика 6.1.2 Приказ одабира пословне зграде и радника</w:t>
      </w:r>
    </w:p>
    <w:p w14:paraId="25CE45DA" w14:textId="27A2A8C4" w:rsidR="00105707" w:rsidRPr="00102030" w:rsidRDefault="00102030" w:rsidP="00102030">
      <w:pPr>
        <w:pStyle w:val="NormalWeb"/>
        <w:ind w:firstLine="284"/>
        <w:rPr>
          <w:lang w:val="sl-SI"/>
        </w:rPr>
      </w:pPr>
      <w:r>
        <w:rPr>
          <w:noProof/>
          <w:color w:val="000000" w:themeColor="text1"/>
          <w:szCs w:val="20"/>
          <w:lang w:val="en-US"/>
        </w:rPr>
        <w:drawing>
          <wp:anchor distT="0" distB="0" distL="114300" distR="114300" simplePos="0" relativeHeight="251640832" behindDoc="0" locked="0" layoutInCell="1" allowOverlap="1" wp14:anchorId="39039B19" wp14:editId="1F9F26DF">
            <wp:simplePos x="0" y="0"/>
            <wp:positionH relativeFrom="column">
              <wp:posOffset>1484630</wp:posOffset>
            </wp:positionH>
            <wp:positionV relativeFrom="paragraph">
              <wp:posOffset>1172210</wp:posOffset>
            </wp:positionV>
            <wp:extent cx="2787650" cy="591185"/>
            <wp:effectExtent l="190500" t="190500" r="184150" b="18986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ast success.png"/>
                    <pic:cNvPicPr/>
                  </pic:nvPicPr>
                  <pic:blipFill>
                    <a:blip r:embed="rId36">
                      <a:extLst>
                        <a:ext uri="{28A0092B-C50C-407E-A947-70E740481C1C}">
                          <a14:useLocalDpi xmlns:a14="http://schemas.microsoft.com/office/drawing/2010/main" val="0"/>
                        </a:ext>
                      </a:extLst>
                    </a:blip>
                    <a:stretch>
                      <a:fillRect/>
                    </a:stretch>
                  </pic:blipFill>
                  <pic:spPr>
                    <a:xfrm>
                      <a:off x="0" y="0"/>
                      <a:ext cx="2787650" cy="591185"/>
                    </a:xfrm>
                    <a:prstGeom prst="rect">
                      <a:avLst/>
                    </a:prstGeom>
                    <a:ln>
                      <a:noFill/>
                    </a:ln>
                    <a:effectLst>
                      <a:outerShdw blurRad="190500" algn="tl" rotWithShape="0">
                        <a:srgbClr val="000000">
                          <a:alpha val="70000"/>
                        </a:srgbClr>
                      </a:outerShdw>
                    </a:effectLst>
                  </pic:spPr>
                </pic:pic>
              </a:graphicData>
            </a:graphic>
          </wp:anchor>
        </w:drawing>
      </w:r>
      <w:r>
        <w:rPr>
          <w:color w:val="000000" w:themeColor="text1"/>
          <w:szCs w:val="20"/>
          <w:lang w:val="sr-Cyrl-BA"/>
        </w:rPr>
        <w:t>Посљ</w:t>
      </w:r>
      <w:r w:rsidR="00D97E5E" w:rsidRPr="00D97E5E">
        <w:rPr>
          <w:color w:val="000000" w:themeColor="text1"/>
          <w:szCs w:val="20"/>
          <w:lang w:val="sr-Cyrl-BA"/>
        </w:rPr>
        <w:t>е избора радника</w:t>
      </w:r>
      <w:r>
        <w:rPr>
          <w:color w:val="000000" w:themeColor="text1"/>
          <w:szCs w:val="20"/>
          <w:lang w:val="sr-Cyrl-BA"/>
        </w:rPr>
        <w:t xml:space="preserve"> акцијом која је приказана на слици 6.1.2</w:t>
      </w:r>
      <w:r w:rsidR="00D97E5E" w:rsidRPr="00D97E5E">
        <w:rPr>
          <w:color w:val="000000" w:themeColor="text1"/>
          <w:szCs w:val="20"/>
          <w:lang w:val="sr-Cyrl-BA"/>
        </w:rPr>
        <w:t>, трећ</w:t>
      </w:r>
      <w:r w:rsidR="00D97E5E">
        <w:rPr>
          <w:color w:val="000000" w:themeColor="text1"/>
          <w:szCs w:val="20"/>
          <w:lang w:val="sr-Cyrl-BA"/>
        </w:rPr>
        <w:t xml:space="preserve">и корак укључује клик на дугме </w:t>
      </w:r>
      <w:r w:rsidR="00D97E5E" w:rsidRPr="00D97E5E">
        <w:rPr>
          <w:i/>
          <w:color w:val="000000" w:themeColor="text1"/>
          <w:szCs w:val="20"/>
          <w:lang w:val="sr-Cyrl-BA"/>
        </w:rPr>
        <w:t>Check In</w:t>
      </w:r>
      <w:r w:rsidR="00D97E5E">
        <w:rPr>
          <w:color w:val="000000" w:themeColor="text1"/>
          <w:szCs w:val="20"/>
          <w:lang w:val="sr-Cyrl-BA"/>
        </w:rPr>
        <w:t xml:space="preserve"> или </w:t>
      </w:r>
      <w:r w:rsidR="00D97E5E" w:rsidRPr="00D97E5E">
        <w:rPr>
          <w:i/>
          <w:color w:val="000000" w:themeColor="text1"/>
          <w:szCs w:val="20"/>
          <w:lang w:val="sr-Cyrl-BA"/>
        </w:rPr>
        <w:t>Check Out</w:t>
      </w:r>
      <w:r w:rsidR="00D97E5E" w:rsidRPr="00D97E5E">
        <w:rPr>
          <w:color w:val="000000" w:themeColor="text1"/>
          <w:szCs w:val="20"/>
          <w:lang w:val="sr-Cyrl-BA"/>
        </w:rPr>
        <w:t>.</w:t>
      </w:r>
      <w:r w:rsidR="00BE64D4">
        <w:rPr>
          <w:lang w:val="sl-SI"/>
        </w:rPr>
        <w:tab/>
      </w:r>
      <w:r w:rsidR="00105707" w:rsidRPr="00105707">
        <w:rPr>
          <w:color w:val="000000" w:themeColor="text1"/>
          <w:szCs w:val="20"/>
          <w:lang w:val="sr-Cyrl-BA"/>
        </w:rPr>
        <w:t>Корисник ће бити информисан о успјешности симулације путем нотификације. У случају усп</w:t>
      </w:r>
      <w:r>
        <w:rPr>
          <w:color w:val="000000" w:themeColor="text1"/>
          <w:szCs w:val="20"/>
          <w:lang w:val="sr-Cyrl-BA"/>
        </w:rPr>
        <w:t>ј</w:t>
      </w:r>
      <w:r w:rsidR="00105707" w:rsidRPr="00105707">
        <w:rPr>
          <w:color w:val="000000" w:themeColor="text1"/>
          <w:szCs w:val="20"/>
          <w:lang w:val="sr-Cyrl-BA"/>
        </w:rPr>
        <w:t>ешне акци</w:t>
      </w:r>
      <w:r>
        <w:rPr>
          <w:color w:val="000000" w:themeColor="text1"/>
          <w:szCs w:val="20"/>
          <w:lang w:val="sr-Cyrl-BA"/>
        </w:rPr>
        <w:t xml:space="preserve">је, кориснику ће </w:t>
      </w:r>
      <w:r w:rsidR="00BB5E87">
        <w:rPr>
          <w:color w:val="000000" w:themeColor="text1"/>
          <w:szCs w:val="20"/>
          <w:lang w:val="sr-Cyrl-BA"/>
        </w:rPr>
        <w:t>бити приказана порука о успјеху</w:t>
      </w:r>
      <w:r>
        <w:rPr>
          <w:color w:val="000000" w:themeColor="text1"/>
          <w:szCs w:val="20"/>
          <w:lang w:val="sr-Cyrl-BA"/>
        </w:rPr>
        <w:t xml:space="preserve"> илустрована на слици 6.1.3</w:t>
      </w:r>
      <w:r w:rsidR="00BB5E87">
        <w:rPr>
          <w:color w:val="000000" w:themeColor="text1"/>
          <w:szCs w:val="20"/>
          <w:lang w:val="sr-Cyrl-BA"/>
        </w:rPr>
        <w:t>.</w:t>
      </w:r>
    </w:p>
    <w:p w14:paraId="26312ED6" w14:textId="03E96704" w:rsidR="00102030" w:rsidRPr="00102030" w:rsidRDefault="00102030" w:rsidP="00102030">
      <w:pPr>
        <w:pStyle w:val="Caption"/>
        <w:rPr>
          <w:i/>
          <w:lang w:val="sr-Cyrl-BA"/>
        </w:rPr>
      </w:pPr>
      <w:r w:rsidRPr="00102030">
        <w:rPr>
          <w:i/>
          <w:lang w:val="sr-Cyrl-BA"/>
        </w:rPr>
        <w:t>Слика 6.1.3 Порука о успјешности акције</w:t>
      </w:r>
    </w:p>
    <w:p w14:paraId="3E95C83E" w14:textId="709D3A75" w:rsidR="00105707" w:rsidRDefault="00102030" w:rsidP="00105707">
      <w:pPr>
        <w:pStyle w:val="NormalWeb"/>
        <w:rPr>
          <w:color w:val="000000" w:themeColor="text1"/>
          <w:szCs w:val="20"/>
          <w:lang w:val="sr-Cyrl-BA"/>
        </w:rPr>
      </w:pPr>
      <w:r>
        <w:rPr>
          <w:noProof/>
          <w:color w:val="000000" w:themeColor="text1"/>
          <w:szCs w:val="20"/>
          <w:lang w:val="en-US"/>
        </w:rPr>
        <w:drawing>
          <wp:anchor distT="0" distB="0" distL="114300" distR="114300" simplePos="0" relativeHeight="251648000" behindDoc="0" locked="0" layoutInCell="1" allowOverlap="1" wp14:anchorId="025067F3" wp14:editId="0EF4A4C6">
            <wp:simplePos x="0" y="0"/>
            <wp:positionH relativeFrom="column">
              <wp:posOffset>1507490</wp:posOffset>
            </wp:positionH>
            <wp:positionV relativeFrom="paragraph">
              <wp:posOffset>845820</wp:posOffset>
            </wp:positionV>
            <wp:extent cx="2749550" cy="636470"/>
            <wp:effectExtent l="190500" t="190500" r="184150" b="1828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ast error.png"/>
                    <pic:cNvPicPr/>
                  </pic:nvPicPr>
                  <pic:blipFill>
                    <a:blip r:embed="rId37">
                      <a:extLst>
                        <a:ext uri="{28A0092B-C50C-407E-A947-70E740481C1C}">
                          <a14:useLocalDpi xmlns:a14="http://schemas.microsoft.com/office/drawing/2010/main" val="0"/>
                        </a:ext>
                      </a:extLst>
                    </a:blip>
                    <a:stretch>
                      <a:fillRect/>
                    </a:stretch>
                  </pic:blipFill>
                  <pic:spPr>
                    <a:xfrm>
                      <a:off x="0" y="0"/>
                      <a:ext cx="2749550" cy="636470"/>
                    </a:xfrm>
                    <a:prstGeom prst="rect">
                      <a:avLst/>
                    </a:prstGeom>
                    <a:ln>
                      <a:noFill/>
                    </a:ln>
                    <a:effectLst>
                      <a:outerShdw blurRad="190500" algn="tl" rotWithShape="0">
                        <a:srgbClr val="000000">
                          <a:alpha val="70000"/>
                        </a:srgbClr>
                      </a:outerShdw>
                    </a:effectLst>
                  </pic:spPr>
                </pic:pic>
              </a:graphicData>
            </a:graphic>
          </wp:anchor>
        </w:drawing>
      </w:r>
      <w:r w:rsidR="00105707">
        <w:rPr>
          <w:color w:val="000000" w:themeColor="text1"/>
          <w:szCs w:val="20"/>
          <w:lang w:val="sr-Cyrl-BA"/>
        </w:rPr>
        <w:t>У случају неуспјешне акције, кориснику ће бити приказана порука о грешци</w:t>
      </w:r>
      <w:r>
        <w:rPr>
          <w:color w:val="000000" w:themeColor="text1"/>
          <w:szCs w:val="20"/>
          <w:lang w:val="sr-Cyrl-BA"/>
        </w:rPr>
        <w:t xml:space="preserve"> илустрована на слици 6.1.4</w:t>
      </w:r>
      <w:r w:rsidR="00105707">
        <w:rPr>
          <w:color w:val="000000" w:themeColor="text1"/>
          <w:szCs w:val="20"/>
          <w:lang w:val="sr-Cyrl-BA"/>
        </w:rPr>
        <w:t>.</w:t>
      </w:r>
    </w:p>
    <w:p w14:paraId="2E9002BF" w14:textId="07169AB8" w:rsidR="00105707" w:rsidRPr="00102030" w:rsidRDefault="00102030" w:rsidP="00102030">
      <w:pPr>
        <w:pStyle w:val="Caption"/>
        <w:rPr>
          <w:i/>
          <w:lang w:val="sr-Cyrl-BA"/>
        </w:rPr>
      </w:pPr>
      <w:r w:rsidRPr="00102030">
        <w:rPr>
          <w:i/>
          <w:lang w:val="sr-Cyrl-BA"/>
        </w:rPr>
        <w:t>Слика 6.1.4 Порука о неуспјешности акције</w:t>
      </w:r>
    </w:p>
    <w:p w14:paraId="72DDC43C" w14:textId="6F97EB5C" w:rsidR="00BB5E87" w:rsidRDefault="00BB5E87" w:rsidP="00BB5E87">
      <w:pPr>
        <w:pStyle w:val="Heading2"/>
        <w:rPr>
          <w:lang w:val="sr-Cyrl-BA"/>
        </w:rPr>
      </w:pPr>
      <w:bookmarkStart w:id="94" w:name="_Toc157367329"/>
      <w:r>
        <w:rPr>
          <w:lang w:val="sr-Cyrl-BA"/>
        </w:rPr>
        <w:lastRenderedPageBreak/>
        <w:t>Апликација за надгледање канцеларијског простора</w:t>
      </w:r>
      <w:bookmarkEnd w:id="94"/>
    </w:p>
    <w:p w14:paraId="423C9C60" w14:textId="1643FFFC" w:rsidR="00BB5E87" w:rsidRDefault="00BB5E87" w:rsidP="00F2731B">
      <w:pPr>
        <w:ind w:firstLine="284"/>
        <w:rPr>
          <w:lang w:val="sr-Cyrl-BA"/>
        </w:rPr>
      </w:pPr>
      <w:r>
        <w:rPr>
          <w:lang w:val="sr-Cyrl-BA"/>
        </w:rPr>
        <w:t xml:space="preserve">У овом поглављу биће представљене функционалности које подржава апликација за надгледање канцеларијског простора, названа </w:t>
      </w:r>
      <w:r>
        <w:rPr>
          <w:i/>
        </w:rPr>
        <w:t xml:space="preserve">AirFlowMonitor </w:t>
      </w:r>
      <w:r>
        <w:rPr>
          <w:lang w:val="sr-Cyrl-BA"/>
        </w:rPr>
        <w:t>апликација.</w:t>
      </w:r>
    </w:p>
    <w:p w14:paraId="195A51A6" w14:textId="659078BE" w:rsidR="00660D08" w:rsidRPr="00614AF8" w:rsidRDefault="00F2731B" w:rsidP="00660D08">
      <w:pPr>
        <w:pStyle w:val="Heading3"/>
        <w:rPr>
          <w:b w:val="0"/>
          <w:lang w:val="sr-Cyrl-BA"/>
        </w:rPr>
      </w:pPr>
      <w:bookmarkStart w:id="95" w:name="_Toc157367330"/>
      <w:r>
        <w:rPr>
          <w:b w:val="0"/>
          <w:lang w:val="sr-Cyrl-BA"/>
        </w:rPr>
        <w:t>Пријава у</w:t>
      </w:r>
      <w:r w:rsidR="00660D08" w:rsidRPr="00614AF8">
        <w:rPr>
          <w:b w:val="0"/>
          <w:lang w:val="sr-Cyrl-BA"/>
        </w:rPr>
        <w:t xml:space="preserve"> систем</w:t>
      </w:r>
      <w:bookmarkEnd w:id="95"/>
    </w:p>
    <w:p w14:paraId="405A9F23" w14:textId="26B19312" w:rsidR="00BB5E87" w:rsidRDefault="00660D08" w:rsidP="00F2731B">
      <w:pPr>
        <w:ind w:firstLine="284"/>
        <w:rPr>
          <w:lang w:val="sr-Cyrl-BA"/>
        </w:rPr>
      </w:pPr>
      <w:r>
        <w:rPr>
          <w:lang w:val="sr-Cyrl-BA"/>
        </w:rPr>
        <w:t xml:space="preserve">Да би корисник приступио систему мора бити претходно регистрован у систем од стране администратора. Регистрован корисник приступа систему уношењем своје </w:t>
      </w:r>
      <w:r w:rsidR="00F2731B" w:rsidRPr="00F2731B">
        <w:rPr>
          <w:lang w:val="sr-Cyrl-BA"/>
        </w:rPr>
        <w:t>мејл</w:t>
      </w:r>
      <w:r w:rsidR="00F2731B">
        <w:rPr>
          <w:i/>
          <w:lang w:val="sr-Cyrl-BA"/>
        </w:rPr>
        <w:t xml:space="preserve"> </w:t>
      </w:r>
      <w:r>
        <w:rPr>
          <w:lang w:val="sr-Cyrl-BA"/>
        </w:rPr>
        <w:t>адресе и лозинке.</w:t>
      </w:r>
    </w:p>
    <w:p w14:paraId="6CF8FE85" w14:textId="5496F780" w:rsidR="00A21704" w:rsidRDefault="00F2731B" w:rsidP="00F2731B">
      <w:pPr>
        <w:ind w:firstLine="284"/>
        <w:rPr>
          <w:lang w:val="sr-Cyrl-BA"/>
        </w:rPr>
      </w:pPr>
      <w:r>
        <w:rPr>
          <w:lang w:val="sr-Cyrl-BA"/>
        </w:rPr>
        <w:t>Форма ће</w:t>
      </w:r>
      <w:r w:rsidR="00A21704">
        <w:rPr>
          <w:lang w:val="sr-Cyrl-BA"/>
        </w:rPr>
        <w:t xml:space="preserve"> кориснику сугерисати да </w:t>
      </w:r>
      <w:r w:rsidRPr="00F2731B">
        <w:rPr>
          <w:lang w:val="sr-Cyrl-BA"/>
        </w:rPr>
        <w:t>мејл</w:t>
      </w:r>
      <w:r>
        <w:rPr>
          <w:i/>
          <w:lang w:val="sr-Cyrl-BA"/>
        </w:rPr>
        <w:t xml:space="preserve"> </w:t>
      </w:r>
      <w:r w:rsidR="0031373C">
        <w:rPr>
          <w:lang w:val="sr-Cyrl-BA"/>
        </w:rPr>
        <w:t>адреса мора имати одређени формат и да оба поља морају бити попуњена да би акција била извршена.</w:t>
      </w:r>
    </w:p>
    <w:p w14:paraId="79FA06ED" w14:textId="03A1661F" w:rsidR="0031373C" w:rsidRDefault="0031373C" w:rsidP="0031373C">
      <w:pPr>
        <w:ind w:hanging="284"/>
        <w:rPr>
          <w:lang w:val="sr-Cyrl-BA"/>
        </w:rPr>
      </w:pPr>
      <w:r>
        <w:rPr>
          <w:noProof/>
          <w:lang w:val="en-US"/>
        </w:rPr>
        <w:drawing>
          <wp:inline distT="0" distB="0" distL="0" distR="0" wp14:anchorId="61D760F7" wp14:editId="12AF05A2">
            <wp:extent cx="5760720" cy="1293495"/>
            <wp:effectExtent l="190500" t="190500" r="182880" b="1924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ријава.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293495"/>
                    </a:xfrm>
                    <a:prstGeom prst="rect">
                      <a:avLst/>
                    </a:prstGeom>
                    <a:ln>
                      <a:noFill/>
                    </a:ln>
                    <a:effectLst>
                      <a:outerShdw blurRad="190500" algn="tl" rotWithShape="0">
                        <a:srgbClr val="000000">
                          <a:alpha val="70000"/>
                        </a:srgbClr>
                      </a:outerShdw>
                    </a:effectLst>
                  </pic:spPr>
                </pic:pic>
              </a:graphicData>
            </a:graphic>
          </wp:inline>
        </w:drawing>
      </w:r>
    </w:p>
    <w:p w14:paraId="3EA1BA20" w14:textId="67154F56" w:rsidR="00F2731B" w:rsidRPr="00F2731B" w:rsidRDefault="00F2731B" w:rsidP="00F2731B">
      <w:pPr>
        <w:pStyle w:val="Caption"/>
        <w:rPr>
          <w:i/>
          <w:lang w:val="sr-Cyrl-BA"/>
        </w:rPr>
      </w:pPr>
      <w:r w:rsidRPr="00F2731B">
        <w:rPr>
          <w:i/>
          <w:lang w:val="sr-Cyrl-BA"/>
        </w:rPr>
        <w:t>Слика 6.2.1.1 Форма за пријаву у систем</w:t>
      </w:r>
    </w:p>
    <w:p w14:paraId="63E6E799" w14:textId="42FABDA1" w:rsidR="009141BA" w:rsidRPr="00614AF8" w:rsidRDefault="00B20EA3" w:rsidP="00405781">
      <w:pPr>
        <w:pStyle w:val="Heading3"/>
        <w:rPr>
          <w:b w:val="0"/>
          <w:lang w:val="sr-Cyrl-BA"/>
        </w:rPr>
      </w:pPr>
      <w:bookmarkStart w:id="96" w:name="_Toc157367331"/>
      <w:r w:rsidRPr="00614AF8">
        <w:rPr>
          <w:b w:val="0"/>
          <w:lang w:val="sr-Cyrl-BA"/>
        </w:rPr>
        <w:t>Надгледање параметара на нивоу зграде</w:t>
      </w:r>
      <w:bookmarkEnd w:id="96"/>
    </w:p>
    <w:p w14:paraId="08803F55" w14:textId="33E38232" w:rsidR="00373706" w:rsidRPr="00373706" w:rsidRDefault="009141BA" w:rsidP="0073601C">
      <w:pPr>
        <w:ind w:left="-284" w:firstLine="284"/>
        <w:rPr>
          <w:lang w:val="sr-Cyrl-BA"/>
        </w:rPr>
      </w:pPr>
      <w:r w:rsidRPr="009141BA">
        <w:rPr>
          <w:lang w:val="sr-Cyrl-BA"/>
        </w:rPr>
        <w:t>Након усп</w:t>
      </w:r>
      <w:r w:rsidR="001A052F">
        <w:rPr>
          <w:lang w:val="sr-Cyrl-BA"/>
        </w:rPr>
        <w:t>ј</w:t>
      </w:r>
      <w:r w:rsidRPr="009141BA">
        <w:rPr>
          <w:lang w:val="sr-Cyrl-BA"/>
        </w:rPr>
        <w:t>ешне пријаве на систем, к</w:t>
      </w:r>
      <w:r w:rsidR="001A052F">
        <w:rPr>
          <w:lang w:val="sr-Cyrl-BA"/>
        </w:rPr>
        <w:t>орисник</w:t>
      </w:r>
      <w:r>
        <w:rPr>
          <w:lang w:val="sr-Cyrl-BA"/>
        </w:rPr>
        <w:t xml:space="preserve"> ће бити преусм</w:t>
      </w:r>
      <w:r w:rsidR="001A052F">
        <w:rPr>
          <w:lang w:val="sr-Cyrl-BA"/>
        </w:rPr>
        <w:t>ј</w:t>
      </w:r>
      <w:r>
        <w:rPr>
          <w:lang w:val="sr-Cyrl-BA"/>
        </w:rPr>
        <w:t xml:space="preserve">ерен на </w:t>
      </w:r>
      <w:r w:rsidRPr="009141BA">
        <w:rPr>
          <w:i/>
          <w:lang w:val="sr-Cyrl-BA"/>
        </w:rPr>
        <w:t xml:space="preserve">Monitor Building </w:t>
      </w:r>
      <w:r w:rsidRPr="009141BA">
        <w:rPr>
          <w:lang w:val="sr-Cyrl-BA"/>
        </w:rPr>
        <w:t>страницу. На овој страници, доступни су различити графикони који приказују вриједности очитавања са одређених типова сензора на нивоу цијеле зграде. На сваком графикону, подаци су представљени за све постављене сензоре одређеног типа, на прим</w:t>
      </w:r>
      <w:r w:rsidR="001A052F">
        <w:rPr>
          <w:lang w:val="sr-Cyrl-BA"/>
        </w:rPr>
        <w:t>ј</w:t>
      </w:r>
      <w:r w:rsidRPr="009141BA">
        <w:rPr>
          <w:lang w:val="sr-Cyrl-BA"/>
        </w:rPr>
        <w:t>ер, температуре. У легенди графикона, имена канцеларија у којима су сензори постављени, омогућавају кориснику лакше идентификовање и анализу вриједности.</w:t>
      </w:r>
    </w:p>
    <w:p w14:paraId="709076F9" w14:textId="52D21AE1" w:rsidR="00373706" w:rsidRDefault="001756E0" w:rsidP="001A052F">
      <w:pPr>
        <w:ind w:left="-284" w:firstLine="284"/>
        <w:jc w:val="left"/>
        <w:rPr>
          <w:lang w:val="sr-Cyrl-BA"/>
        </w:rPr>
      </w:pPr>
      <w:r>
        <w:rPr>
          <w:lang w:val="sr-Cyrl-BA"/>
        </w:rPr>
        <w:t xml:space="preserve">Изглед  </w:t>
      </w:r>
      <w:r w:rsidRPr="001756E0">
        <w:rPr>
          <w:i/>
          <w:lang w:val="sr-Cyrl-BA"/>
        </w:rPr>
        <w:t>Monitor Building</w:t>
      </w:r>
      <w:r w:rsidR="00373706" w:rsidRPr="00373706">
        <w:rPr>
          <w:lang w:val="sr-Cyrl-BA"/>
        </w:rPr>
        <w:t xml:space="preserve"> странице за кор</w:t>
      </w:r>
      <w:r w:rsidR="001A052F">
        <w:rPr>
          <w:lang w:val="sr-Cyrl-BA"/>
        </w:rPr>
        <w:t>иснике типа радник одржавања система и администратор приказан је на слици 6.2.2.1</w:t>
      </w:r>
      <w:r w:rsidR="00373706" w:rsidRPr="00373706">
        <w:rPr>
          <w:lang w:val="sr-Cyrl-BA"/>
        </w:rPr>
        <w:t xml:space="preserve">. Док корисници типа </w:t>
      </w:r>
      <w:r w:rsidR="001A052F">
        <w:rPr>
          <w:lang w:val="sr-Cyrl-BA"/>
        </w:rPr>
        <w:t xml:space="preserve">администратор и радник одржавања система </w:t>
      </w:r>
      <w:r>
        <w:rPr>
          <w:lang w:val="sr-Cyrl-BA"/>
        </w:rPr>
        <w:t xml:space="preserve">имају видљиво дугме </w:t>
      </w:r>
      <w:r w:rsidR="002C24BC">
        <w:rPr>
          <w:lang w:val="sr-Cyrl-BA"/>
        </w:rPr>
        <w:t>„</w:t>
      </w:r>
      <w:r w:rsidRPr="001756E0">
        <w:rPr>
          <w:i/>
          <w:lang w:val="sr-Cyrl-BA"/>
        </w:rPr>
        <w:t>Alert All</w:t>
      </w:r>
      <w:r w:rsidR="002C24BC">
        <w:rPr>
          <w:i/>
          <w:lang w:val="sr-Cyrl-BA"/>
        </w:rPr>
        <w:t>“</w:t>
      </w:r>
      <w:r w:rsidR="001A052F">
        <w:rPr>
          <w:lang w:val="sr-Cyrl-BA"/>
        </w:rPr>
        <w:t>, корисници типа радник</w:t>
      </w:r>
      <w:r w:rsidR="00373706" w:rsidRPr="00373706">
        <w:rPr>
          <w:lang w:val="sr-Cyrl-BA"/>
        </w:rPr>
        <w:t xml:space="preserve"> неће вид</w:t>
      </w:r>
      <w:r w:rsidR="001A052F">
        <w:rPr>
          <w:lang w:val="sr-Cyrl-BA"/>
        </w:rPr>
        <w:t>ј</w:t>
      </w:r>
      <w:r w:rsidR="00373706" w:rsidRPr="00373706">
        <w:rPr>
          <w:lang w:val="sr-Cyrl-BA"/>
        </w:rPr>
        <w:t>ети ово дугме на страници. Због ове мале разлике, слика изгледа странице за кориснике</w:t>
      </w:r>
      <w:r w:rsidR="001A052F">
        <w:rPr>
          <w:lang w:val="sr-Cyrl-BA"/>
        </w:rPr>
        <w:t xml:space="preserve"> </w:t>
      </w:r>
      <w:r w:rsidR="001A052F" w:rsidRPr="00373706">
        <w:rPr>
          <w:lang w:val="sr-Cyrl-BA"/>
        </w:rPr>
        <w:t>типа</w:t>
      </w:r>
      <w:r w:rsidR="001A052F">
        <w:rPr>
          <w:lang w:val="sr-Cyrl-BA"/>
        </w:rPr>
        <w:t xml:space="preserve"> радник</w:t>
      </w:r>
      <w:r w:rsidR="001A052F" w:rsidRPr="00373706">
        <w:rPr>
          <w:lang w:val="sr-Cyrl-BA"/>
        </w:rPr>
        <w:t xml:space="preserve"> неће бити приложена.</w:t>
      </w:r>
      <w:r w:rsidR="001A052F">
        <w:rPr>
          <w:lang w:val="sr-Cyrl-BA"/>
        </w:rPr>
        <w:t xml:space="preserve">             </w:t>
      </w:r>
      <w:r w:rsidR="001A052F" w:rsidRPr="00373706">
        <w:rPr>
          <w:noProof/>
        </w:rPr>
        <w:t xml:space="preserve"> </w:t>
      </w:r>
      <w:r w:rsidR="001A052F">
        <w:rPr>
          <w:noProof/>
          <w:lang w:val="sr-Cyrl-BA"/>
        </w:rPr>
        <w:t xml:space="preserve">  </w:t>
      </w:r>
    </w:p>
    <w:p w14:paraId="66CCD5AF" w14:textId="442745CA" w:rsidR="0001257A" w:rsidRPr="00DE1BF2" w:rsidRDefault="001A052F" w:rsidP="001A052F">
      <w:pPr>
        <w:pStyle w:val="Caption"/>
        <w:rPr>
          <w:i/>
          <w:lang w:val="sr-Cyrl-BA"/>
        </w:rPr>
      </w:pPr>
      <w:r w:rsidRPr="001A052F">
        <w:rPr>
          <w:i/>
          <w:noProof/>
          <w:lang w:val="en-US"/>
        </w:rPr>
        <w:lastRenderedPageBreak/>
        <w:drawing>
          <wp:anchor distT="0" distB="0" distL="114300" distR="114300" simplePos="0" relativeHeight="251662336" behindDoc="0" locked="0" layoutInCell="1" allowOverlap="1" wp14:anchorId="4D03D9F9" wp14:editId="4C9BDE61">
            <wp:simplePos x="0" y="0"/>
            <wp:positionH relativeFrom="column">
              <wp:posOffset>1270</wp:posOffset>
            </wp:positionH>
            <wp:positionV relativeFrom="paragraph">
              <wp:posOffset>-31750</wp:posOffset>
            </wp:positionV>
            <wp:extent cx="5760720" cy="2638425"/>
            <wp:effectExtent l="190500" t="190500" r="182880" b="2000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монитор билдинг.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638425"/>
                    </a:xfrm>
                    <a:prstGeom prst="rect">
                      <a:avLst/>
                    </a:prstGeom>
                    <a:ln>
                      <a:noFill/>
                    </a:ln>
                    <a:effectLst>
                      <a:outerShdw blurRad="190500" algn="tl" rotWithShape="0">
                        <a:srgbClr val="000000">
                          <a:alpha val="70000"/>
                        </a:srgbClr>
                      </a:outerShdw>
                    </a:effectLst>
                  </pic:spPr>
                </pic:pic>
              </a:graphicData>
            </a:graphic>
          </wp:anchor>
        </w:drawing>
      </w:r>
      <w:r w:rsidRPr="001A052F">
        <w:rPr>
          <w:i/>
          <w:lang w:val="sr-Cyrl-BA"/>
        </w:rPr>
        <w:t>Слика 6.2.2.1 Изглед странице</w:t>
      </w:r>
      <w:r w:rsidR="00DE1BF2">
        <w:rPr>
          <w:i/>
          <w:lang w:val="sr-Cyrl-BA"/>
        </w:rPr>
        <w:t xml:space="preserve"> за преглед очитавања са свих сензора у згради</w:t>
      </w:r>
    </w:p>
    <w:p w14:paraId="4543321C" w14:textId="134CFBD4" w:rsidR="004067E0" w:rsidRPr="00614AF8" w:rsidRDefault="00373706" w:rsidP="004067E0">
      <w:pPr>
        <w:pStyle w:val="Heading3"/>
        <w:rPr>
          <w:b w:val="0"/>
          <w:lang w:val="sr-Cyrl-BA"/>
        </w:rPr>
      </w:pPr>
      <w:bookmarkStart w:id="97" w:name="_Toc157367332"/>
      <w:r w:rsidRPr="00614AF8">
        <w:rPr>
          <w:b w:val="0"/>
          <w:lang w:val="sr-Cyrl-BA"/>
        </w:rPr>
        <w:t xml:space="preserve">Надгледање параметара на нивоу </w:t>
      </w:r>
      <w:r w:rsidR="00365DC8" w:rsidRPr="00614AF8">
        <w:rPr>
          <w:b w:val="0"/>
          <w:lang w:val="sr-Cyrl-BA"/>
        </w:rPr>
        <w:t>канцеларије</w:t>
      </w:r>
      <w:bookmarkEnd w:id="97"/>
    </w:p>
    <w:p w14:paraId="0BD7ED8D" w14:textId="2D6A67BF" w:rsidR="008D6E07" w:rsidRPr="008D6E07" w:rsidRDefault="00805306" w:rsidP="008D6E07">
      <w:pPr>
        <w:rPr>
          <w:lang w:val="sr-Cyrl-BA"/>
        </w:rPr>
      </w:pPr>
      <w:r w:rsidRPr="00805306">
        <w:rPr>
          <w:lang w:val="sr-Cyrl-BA"/>
        </w:rPr>
        <w:t xml:space="preserve">Са циљем ефикасног праћења података, систем омогућава корисницима да </w:t>
      </w:r>
      <w:r w:rsidR="00BB7F0B">
        <w:rPr>
          <w:lang w:val="sr-Cyrl-BA"/>
        </w:rPr>
        <w:t>надгледају</w:t>
      </w:r>
      <w:r w:rsidRPr="00805306">
        <w:rPr>
          <w:lang w:val="sr-Cyrl-BA"/>
        </w:rPr>
        <w:t xml:space="preserve"> све сензоре на нивоу канцеларије. Путем навигац</w:t>
      </w:r>
      <w:r w:rsidR="00BB7F0B">
        <w:rPr>
          <w:lang w:val="sr-Cyrl-BA"/>
        </w:rPr>
        <w:t>ионог</w:t>
      </w:r>
      <w:r w:rsidR="008D6E07">
        <w:rPr>
          <w:lang w:val="en-US"/>
        </w:rPr>
        <w:t xml:space="preserve"> </w:t>
      </w:r>
      <w:r w:rsidR="008D6E07" w:rsidRPr="008D6E07">
        <w:rPr>
          <w:i/>
          <w:lang w:val="en-US"/>
        </w:rPr>
        <w:t>men</w:t>
      </w:r>
      <w:r w:rsidR="00C56F3B">
        <w:rPr>
          <w:i/>
          <w:lang w:val="en-US"/>
        </w:rPr>
        <w:t>u</w:t>
      </w:r>
      <w:r w:rsidR="008D6E07">
        <w:rPr>
          <w:lang w:val="en-US"/>
        </w:rPr>
        <w:t>-a</w:t>
      </w:r>
      <w:r w:rsidR="00BB7F0B">
        <w:rPr>
          <w:lang w:val="sr-Cyrl-BA"/>
        </w:rPr>
        <w:t xml:space="preserve">, </w:t>
      </w:r>
      <w:r>
        <w:rPr>
          <w:lang w:val="sr-Cyrl-BA"/>
        </w:rPr>
        <w:t xml:space="preserve">одабиром опције </w:t>
      </w:r>
      <w:r w:rsidRPr="00805306">
        <w:rPr>
          <w:i/>
          <w:lang w:val="sr-Cyrl-BA"/>
        </w:rPr>
        <w:t>Monitor Office</w:t>
      </w:r>
      <w:r w:rsidRPr="00805306">
        <w:rPr>
          <w:lang w:val="sr-Cyrl-BA"/>
        </w:rPr>
        <w:t>, добија се преглед свих регистрованих канцеларија у систему. Такође, постоји опција претраживања канцеларија по њиховом називу</w:t>
      </w:r>
      <w:r w:rsidR="001F64A9">
        <w:rPr>
          <w:lang w:val="sr-Cyrl-BA"/>
        </w:rPr>
        <w:t>, као што је приказано на слици 6.2.2.2</w:t>
      </w:r>
      <w:r w:rsidRPr="00805306">
        <w:rPr>
          <w:lang w:val="sr-Cyrl-BA"/>
        </w:rPr>
        <w:t xml:space="preserve">, што доприноси бржем и прецизнијем приступу жељеној локацији. </w:t>
      </w:r>
    </w:p>
    <w:p w14:paraId="744812B4" w14:textId="561D9FCC" w:rsidR="008D6E07" w:rsidRDefault="00E314FE" w:rsidP="008D6E07">
      <w:pPr>
        <w:ind w:left="-284" w:firstLine="0"/>
        <w:rPr>
          <w:lang w:val="sr-Cyrl-BA"/>
        </w:rPr>
      </w:pPr>
      <w:r>
        <w:rPr>
          <w:noProof/>
          <w:lang w:val="en-US"/>
        </w:rPr>
        <w:drawing>
          <wp:inline distT="0" distB="0" distL="0" distR="0" wp14:anchorId="230D8DC2" wp14:editId="44E657C2">
            <wp:extent cx="5760720" cy="2635885"/>
            <wp:effectExtent l="190500" t="190500" r="182880" b="1835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ретрага.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635885"/>
                    </a:xfrm>
                    <a:prstGeom prst="rect">
                      <a:avLst/>
                    </a:prstGeom>
                    <a:ln>
                      <a:noFill/>
                    </a:ln>
                    <a:effectLst>
                      <a:outerShdw blurRad="190500" algn="tl" rotWithShape="0">
                        <a:srgbClr val="000000">
                          <a:alpha val="70000"/>
                        </a:srgbClr>
                      </a:outerShdw>
                    </a:effectLst>
                  </pic:spPr>
                </pic:pic>
              </a:graphicData>
            </a:graphic>
          </wp:inline>
        </w:drawing>
      </w:r>
    </w:p>
    <w:p w14:paraId="049CC704" w14:textId="22B3AAFE" w:rsidR="008D6E07" w:rsidRPr="001F64A9" w:rsidRDefault="008D6E07" w:rsidP="008D6E07">
      <w:pPr>
        <w:pStyle w:val="Caption"/>
        <w:rPr>
          <w:i/>
          <w:lang w:val="sr-Cyrl-BA"/>
        </w:rPr>
      </w:pPr>
      <w:r w:rsidRPr="008D6E07">
        <w:rPr>
          <w:i/>
          <w:lang w:val="sr-Cyrl-BA"/>
        </w:rPr>
        <w:t xml:space="preserve">Слика 6.2.2.2 </w:t>
      </w:r>
      <w:r w:rsidR="001F64A9">
        <w:rPr>
          <w:i/>
          <w:lang w:val="sr-Cyrl-BA"/>
        </w:rPr>
        <w:t>Претрага канцеларије по називу</w:t>
      </w:r>
    </w:p>
    <w:p w14:paraId="0C027A61" w14:textId="77777777" w:rsidR="008D6E07" w:rsidRDefault="008D6E07" w:rsidP="00E314FE">
      <w:pPr>
        <w:ind w:firstLine="284"/>
        <w:rPr>
          <w:lang w:val="sr-Cyrl-BA"/>
        </w:rPr>
      </w:pPr>
    </w:p>
    <w:p w14:paraId="214AF1F0" w14:textId="458832A5" w:rsidR="00E314FE" w:rsidRDefault="00E314FE" w:rsidP="00E314FE">
      <w:pPr>
        <w:ind w:firstLine="284"/>
        <w:rPr>
          <w:lang w:val="sr-Cyrl-BA"/>
        </w:rPr>
      </w:pPr>
      <w:r w:rsidRPr="00805306">
        <w:rPr>
          <w:lang w:val="sr-Cyrl-BA"/>
        </w:rPr>
        <w:lastRenderedPageBreak/>
        <w:t>Након избора конкретне канцеларије, кориснику је омогућен преглед графикона за сваки сензор у том простору,</w:t>
      </w:r>
      <w:r w:rsidR="001F64A9">
        <w:rPr>
          <w:lang w:val="sr-Cyrl-BA"/>
        </w:rPr>
        <w:t xml:space="preserve"> као што је приказано на слици 6.2.2.3</w:t>
      </w:r>
      <w:r w:rsidRPr="00805306">
        <w:rPr>
          <w:lang w:val="sr-Cyrl-BA"/>
        </w:rPr>
        <w:t>.</w:t>
      </w:r>
    </w:p>
    <w:p w14:paraId="552C36B1" w14:textId="1E11FE4E" w:rsidR="00E314FE" w:rsidRDefault="00E314FE" w:rsidP="00405781">
      <w:pPr>
        <w:ind w:left="-284" w:firstLine="0"/>
        <w:rPr>
          <w:lang w:val="sr-Cyrl-BA"/>
        </w:rPr>
      </w:pPr>
      <w:r>
        <w:rPr>
          <w:noProof/>
          <w:lang w:val="en-US"/>
        </w:rPr>
        <w:drawing>
          <wp:inline distT="0" distB="0" distL="0" distR="0" wp14:anchorId="3355B474" wp14:editId="4766C4E2">
            <wp:extent cx="5760720" cy="2635885"/>
            <wp:effectExtent l="190500" t="190500" r="182880" b="1835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монитор офисе.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35885"/>
                    </a:xfrm>
                    <a:prstGeom prst="rect">
                      <a:avLst/>
                    </a:prstGeom>
                    <a:ln>
                      <a:noFill/>
                    </a:ln>
                    <a:effectLst>
                      <a:outerShdw blurRad="190500" algn="tl" rotWithShape="0">
                        <a:srgbClr val="000000">
                          <a:alpha val="70000"/>
                        </a:srgbClr>
                      </a:outerShdw>
                    </a:effectLst>
                  </pic:spPr>
                </pic:pic>
              </a:graphicData>
            </a:graphic>
          </wp:inline>
        </w:drawing>
      </w:r>
    </w:p>
    <w:p w14:paraId="09174C5D" w14:textId="2D00758B" w:rsidR="00BB7F0B" w:rsidRPr="001F64A9" w:rsidRDefault="001F64A9" w:rsidP="001F64A9">
      <w:pPr>
        <w:pStyle w:val="Caption"/>
        <w:rPr>
          <w:i/>
          <w:lang w:val="en-US"/>
        </w:rPr>
      </w:pPr>
      <w:r w:rsidRPr="001F64A9">
        <w:rPr>
          <w:i/>
          <w:lang w:val="sr-Cyrl-BA"/>
        </w:rPr>
        <w:t xml:space="preserve">Слика 6.2.2.3 </w:t>
      </w:r>
      <w:r w:rsidR="00DE1BF2" w:rsidRPr="001A052F">
        <w:rPr>
          <w:i/>
          <w:lang w:val="sr-Cyrl-BA"/>
        </w:rPr>
        <w:t>Изглед странице</w:t>
      </w:r>
      <w:r w:rsidR="00DE1BF2">
        <w:rPr>
          <w:i/>
          <w:lang w:val="sr-Cyrl-BA"/>
        </w:rPr>
        <w:t xml:space="preserve"> за преглед очитавања са свих сензора у канцеларији</w:t>
      </w:r>
    </w:p>
    <w:p w14:paraId="157E2182" w14:textId="6DAA0C25" w:rsidR="00C06381" w:rsidRPr="00614AF8" w:rsidRDefault="00EF45E6" w:rsidP="00C06381">
      <w:pPr>
        <w:pStyle w:val="Heading3"/>
        <w:rPr>
          <w:b w:val="0"/>
          <w:lang w:val="sr-Cyrl-BA"/>
        </w:rPr>
      </w:pPr>
      <w:bookmarkStart w:id="98" w:name="_Toc157367333"/>
      <w:r>
        <w:rPr>
          <w:b w:val="0"/>
          <w:lang w:val="sr-Cyrl-BA"/>
        </w:rPr>
        <w:t>Приказ</w:t>
      </w:r>
      <w:r w:rsidR="00BB7F0B" w:rsidRPr="00614AF8">
        <w:rPr>
          <w:b w:val="0"/>
          <w:lang w:val="sr-Cyrl-BA"/>
        </w:rPr>
        <w:t>, креирање, брисање и модификовање канцеларија, радника, типова сензора, сензора и инсталација</w:t>
      </w:r>
      <w:bookmarkEnd w:id="98"/>
    </w:p>
    <w:p w14:paraId="15CF9F52" w14:textId="30451BA8" w:rsidR="00BB7F0B" w:rsidRDefault="00C06381" w:rsidP="00EF45E6">
      <w:pPr>
        <w:ind w:firstLine="284"/>
        <w:rPr>
          <w:lang w:val="sr-Cyrl-BA"/>
        </w:rPr>
      </w:pPr>
      <w:r w:rsidRPr="00C06381">
        <w:rPr>
          <w:lang w:val="sr-Cyrl-BA"/>
        </w:rPr>
        <w:t>Корис</w:t>
      </w:r>
      <w:r w:rsidR="00EF45E6">
        <w:rPr>
          <w:lang w:val="sr-Cyrl-BA"/>
        </w:rPr>
        <w:t>ник типа администратор</w:t>
      </w:r>
      <w:r w:rsidRPr="00C06381">
        <w:rPr>
          <w:lang w:val="sr-Cyrl-BA"/>
        </w:rPr>
        <w:t xml:space="preserve"> има п</w:t>
      </w:r>
      <w:r w:rsidR="00EF45E6">
        <w:rPr>
          <w:lang w:val="sr-Cyrl-BA"/>
        </w:rPr>
        <w:t>ривилегован приступ одређеном дије</w:t>
      </w:r>
      <w:r w:rsidRPr="00C06381">
        <w:rPr>
          <w:lang w:val="sr-Cyrl-BA"/>
        </w:rPr>
        <w:t>лу система, чија је функција евидентирање стања у пословној згради. Админи</w:t>
      </w:r>
      <w:r w:rsidR="00EF45E6">
        <w:rPr>
          <w:lang w:val="sr-Cyrl-BA"/>
        </w:rPr>
        <w:t>стратору је омогућен приступ</w:t>
      </w:r>
      <w:r w:rsidRPr="00C06381">
        <w:rPr>
          <w:lang w:val="sr-Cyrl-BA"/>
        </w:rPr>
        <w:t xml:space="preserve"> овом д</w:t>
      </w:r>
      <w:r w:rsidR="00EF45E6">
        <w:rPr>
          <w:lang w:val="sr-Cyrl-BA"/>
        </w:rPr>
        <w:t>иј</w:t>
      </w:r>
      <w:r w:rsidRPr="00C06381">
        <w:rPr>
          <w:lang w:val="sr-Cyrl-BA"/>
        </w:rPr>
        <w:t>е</w:t>
      </w:r>
      <w:r w:rsidR="00EF45E6">
        <w:rPr>
          <w:lang w:val="sr-Cyrl-BA"/>
        </w:rPr>
        <w:t xml:space="preserve">лу система путем навигационог </w:t>
      </w:r>
      <w:r w:rsidR="00EF45E6" w:rsidRPr="00EF45E6">
        <w:rPr>
          <w:i/>
          <w:lang w:val="sr-Cyrl-BA"/>
        </w:rPr>
        <w:t>men</w:t>
      </w:r>
      <w:r w:rsidR="00C56F3B">
        <w:rPr>
          <w:i/>
          <w:lang w:val="sr-Cyrl-BA"/>
        </w:rPr>
        <w:t>u</w:t>
      </w:r>
      <w:r w:rsidR="00EF45E6">
        <w:rPr>
          <w:lang w:val="sr-Cyrl-BA"/>
        </w:rPr>
        <w:t>-</w:t>
      </w:r>
      <w:r>
        <w:rPr>
          <w:lang w:val="sr-Cyrl-BA"/>
        </w:rPr>
        <w:t xml:space="preserve">а, конкретно избором опције </w:t>
      </w:r>
      <w:r w:rsidRPr="00C06381">
        <w:rPr>
          <w:i/>
          <w:lang w:val="sr-Cyrl-BA"/>
        </w:rPr>
        <w:t>Administrate</w:t>
      </w:r>
      <w:r w:rsidRPr="00C06381">
        <w:rPr>
          <w:lang w:val="sr-Cyrl-BA"/>
        </w:rPr>
        <w:t>. Важно је истаћи да корис</w:t>
      </w:r>
      <w:r w:rsidR="00EF45E6">
        <w:rPr>
          <w:lang w:val="sr-Cyrl-BA"/>
        </w:rPr>
        <w:t>ници других типова немају овлашт</w:t>
      </w:r>
      <w:r w:rsidRPr="00C06381">
        <w:rPr>
          <w:lang w:val="sr-Cyrl-BA"/>
        </w:rPr>
        <w:t>ење за приступ овом делу система.</w:t>
      </w:r>
    </w:p>
    <w:p w14:paraId="4348A72F" w14:textId="0F8477A4" w:rsidR="00EF45E6" w:rsidRDefault="00C06381" w:rsidP="00EF45E6">
      <w:pPr>
        <w:ind w:left="-284" w:firstLine="0"/>
        <w:rPr>
          <w:lang w:val="sr-Cyrl-BA"/>
        </w:rPr>
      </w:pPr>
      <w:r>
        <w:rPr>
          <w:noProof/>
          <w:lang w:val="en-US"/>
        </w:rPr>
        <w:drawing>
          <wp:inline distT="0" distB="0" distL="0" distR="0" wp14:anchorId="0F293482" wp14:editId="53D5AD50">
            <wp:extent cx="5760720" cy="2444750"/>
            <wp:effectExtent l="190500" t="190500" r="182880" b="1841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администрате.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44750"/>
                    </a:xfrm>
                    <a:prstGeom prst="rect">
                      <a:avLst/>
                    </a:prstGeom>
                    <a:ln>
                      <a:noFill/>
                    </a:ln>
                    <a:effectLst>
                      <a:outerShdw blurRad="190500" algn="tl" rotWithShape="0">
                        <a:srgbClr val="000000">
                          <a:alpha val="70000"/>
                        </a:srgbClr>
                      </a:outerShdw>
                    </a:effectLst>
                  </pic:spPr>
                </pic:pic>
              </a:graphicData>
            </a:graphic>
          </wp:inline>
        </w:drawing>
      </w:r>
    </w:p>
    <w:p w14:paraId="383DEE73" w14:textId="2D7B1907" w:rsidR="00EF45E6" w:rsidRPr="00EF45E6" w:rsidRDefault="00EF45E6" w:rsidP="00EF45E6">
      <w:pPr>
        <w:pStyle w:val="Caption"/>
        <w:rPr>
          <w:i/>
          <w:lang w:val="sr-Latn-BA"/>
        </w:rPr>
      </w:pPr>
      <w:r w:rsidRPr="00EF45E6">
        <w:rPr>
          <w:i/>
          <w:lang w:val="sr-Cyrl-BA"/>
        </w:rPr>
        <w:t xml:space="preserve">Слика 6.2.4.1 Приказ </w:t>
      </w:r>
      <w:r w:rsidR="00DE1BF2">
        <w:rPr>
          <w:i/>
          <w:lang w:val="sr-Cyrl-BA"/>
        </w:rPr>
        <w:t xml:space="preserve">администраторског </w:t>
      </w:r>
      <w:r w:rsidRPr="00EF45E6">
        <w:rPr>
          <w:i/>
          <w:lang w:val="sr-Cyrl-BA"/>
        </w:rPr>
        <w:t xml:space="preserve">дијела навигационог </w:t>
      </w:r>
      <w:r w:rsidR="00C56F3B">
        <w:rPr>
          <w:i/>
          <w:lang w:val="en-US"/>
        </w:rPr>
        <w:t>menu</w:t>
      </w:r>
      <w:r w:rsidRPr="00EF45E6">
        <w:rPr>
          <w:i/>
          <w:lang w:val="en-US"/>
        </w:rPr>
        <w:t>-a</w:t>
      </w:r>
    </w:p>
    <w:p w14:paraId="70011A2B" w14:textId="27D220FF" w:rsidR="00BB7F0B" w:rsidRDefault="00C06381" w:rsidP="003F55FF">
      <w:pPr>
        <w:ind w:firstLine="284"/>
        <w:rPr>
          <w:lang w:val="sr-Cyrl-BA"/>
        </w:rPr>
      </w:pPr>
      <w:r w:rsidRPr="00C06381">
        <w:rPr>
          <w:lang w:val="sr-Cyrl-BA"/>
        </w:rPr>
        <w:lastRenderedPageBreak/>
        <w:t xml:space="preserve">У </w:t>
      </w:r>
      <w:r w:rsidR="00EF45E6">
        <w:rPr>
          <w:lang w:val="sr-Cyrl-BA"/>
        </w:rPr>
        <w:t xml:space="preserve">наставку ће бити </w:t>
      </w:r>
      <w:r w:rsidRPr="00C06381">
        <w:rPr>
          <w:lang w:val="sr-Cyrl-BA"/>
        </w:rPr>
        <w:t xml:space="preserve">приказан интерфејс за менаџмент инсталација сензора и канцеларија. Због сличности, </w:t>
      </w:r>
      <w:r w:rsidR="00EF45E6">
        <w:rPr>
          <w:lang w:val="sr-Cyrl-BA"/>
        </w:rPr>
        <w:t>странице</w:t>
      </w:r>
      <w:r w:rsidRPr="00C06381">
        <w:rPr>
          <w:lang w:val="sr-Cyrl-BA"/>
        </w:rPr>
        <w:t xml:space="preserve"> за </w:t>
      </w:r>
      <w:r w:rsidR="00EF45E6">
        <w:rPr>
          <w:lang w:val="sr-Cyrl-BA"/>
        </w:rPr>
        <w:t>читање, креирање, брисање и модификовање осталих ентитета</w:t>
      </w:r>
      <w:r w:rsidRPr="00C06381">
        <w:rPr>
          <w:lang w:val="sr-Cyrl-BA"/>
        </w:rPr>
        <w:t xml:space="preserve"> неће бити детаљно илустроване.</w:t>
      </w:r>
    </w:p>
    <w:p w14:paraId="3A3FA777" w14:textId="6417B640" w:rsidR="005F53BF" w:rsidRPr="00614AF8" w:rsidRDefault="005F53BF" w:rsidP="005F53BF">
      <w:pPr>
        <w:pStyle w:val="Heading4"/>
        <w:rPr>
          <w:b w:val="0"/>
          <w:lang w:val="sr-Cyrl-BA"/>
        </w:rPr>
      </w:pPr>
      <w:commentRangeStart w:id="99"/>
      <w:commentRangeStart w:id="100"/>
      <w:r w:rsidRPr="00614AF8">
        <w:rPr>
          <w:b w:val="0"/>
          <w:lang w:val="sr-Cyrl-BA"/>
        </w:rPr>
        <w:t xml:space="preserve">Менаџмент </w:t>
      </w:r>
      <w:commentRangeEnd w:id="99"/>
      <w:r w:rsidR="00AB33D8">
        <w:rPr>
          <w:rStyle w:val="CommentReference"/>
          <w:rFonts w:ascii="Times New Roman" w:hAnsi="Times New Roman"/>
          <w:b w:val="0"/>
          <w:bCs w:val="0"/>
          <w:lang w:eastAsia="ar-SA"/>
        </w:rPr>
        <w:commentReference w:id="99"/>
      </w:r>
      <w:commentRangeEnd w:id="100"/>
      <w:r w:rsidR="00AB33D8">
        <w:rPr>
          <w:rStyle w:val="CommentReference"/>
          <w:rFonts w:ascii="Times New Roman" w:hAnsi="Times New Roman"/>
          <w:b w:val="0"/>
          <w:bCs w:val="0"/>
          <w:lang w:eastAsia="ar-SA"/>
        </w:rPr>
        <w:commentReference w:id="100"/>
      </w:r>
      <w:r w:rsidRPr="00614AF8">
        <w:rPr>
          <w:b w:val="0"/>
          <w:lang w:val="sr-Cyrl-BA"/>
        </w:rPr>
        <w:t>инсталација сензора</w:t>
      </w:r>
    </w:p>
    <w:p w14:paraId="280B61ED" w14:textId="05EF8242" w:rsidR="00405781" w:rsidRDefault="000D4ED7" w:rsidP="003F55FF">
      <w:pPr>
        <w:ind w:firstLine="284"/>
        <w:rPr>
          <w:lang w:val="sr-Cyrl-BA"/>
        </w:rPr>
      </w:pPr>
      <w:r w:rsidRPr="000D4ED7">
        <w:rPr>
          <w:lang w:val="sr-Cyrl-BA"/>
        </w:rPr>
        <w:t>При регистрацији типа сензора у систему, као што је на прим</w:t>
      </w:r>
      <w:r w:rsidR="003F55FF">
        <w:rPr>
          <w:lang w:val="sr-Latn-BA"/>
        </w:rPr>
        <w:t>j</w:t>
      </w:r>
      <w:r w:rsidRPr="000D4ED7">
        <w:rPr>
          <w:lang w:val="sr-Cyrl-BA"/>
        </w:rPr>
        <w:t xml:space="preserve">ер сензор температуре, кориснику је затим омогућено да евидентира инсталацију конкретног сензора, као што је сензор температуре са серијским бројем 111, у одређену канцеларију. </w:t>
      </w:r>
    </w:p>
    <w:p w14:paraId="633FFA72" w14:textId="3E19E841" w:rsidR="00686CB5" w:rsidRDefault="003F55FF" w:rsidP="003F55FF">
      <w:pPr>
        <w:ind w:firstLine="284"/>
        <w:rPr>
          <w:lang w:val="sr-Cyrl-BA"/>
        </w:rPr>
      </w:pPr>
      <w:r>
        <w:rPr>
          <w:lang w:val="sr-Cyrl-BA"/>
        </w:rPr>
        <w:t>На слици 6.2.4.1.1</w:t>
      </w:r>
      <w:r w:rsidR="00686CB5" w:rsidRPr="00686CB5">
        <w:rPr>
          <w:lang w:val="sr-Cyrl-BA"/>
        </w:rPr>
        <w:t>, приказан је преглед свих извршених инсталација у систему. Корисник може приступити овом прозору тако што изабере</w:t>
      </w:r>
      <w:r w:rsidR="00686CB5">
        <w:rPr>
          <w:lang w:val="sr-Cyrl-BA"/>
        </w:rPr>
        <w:t xml:space="preserve"> опцију </w:t>
      </w:r>
      <w:r w:rsidR="00686CB5" w:rsidRPr="00686CB5">
        <w:rPr>
          <w:i/>
          <w:lang w:val="sr-Cyrl-BA"/>
        </w:rPr>
        <w:t>Administrate</w:t>
      </w:r>
      <w:r w:rsidR="00686CB5">
        <w:rPr>
          <w:lang w:val="sr-Cyrl-BA"/>
        </w:rPr>
        <w:t xml:space="preserve"> у </w:t>
      </w:r>
      <w:r w:rsidRPr="003F55FF">
        <w:rPr>
          <w:i/>
          <w:lang w:val="en-US"/>
        </w:rPr>
        <w:t>men</w:t>
      </w:r>
      <w:r w:rsidR="00C56F3B">
        <w:rPr>
          <w:i/>
          <w:lang w:val="en-US"/>
        </w:rPr>
        <w:t>u</w:t>
      </w:r>
      <w:r>
        <w:rPr>
          <w:lang w:val="en-US"/>
        </w:rPr>
        <w:t>-</w:t>
      </w:r>
      <w:r w:rsidR="00686CB5">
        <w:rPr>
          <w:lang w:val="sr-Cyrl-BA"/>
        </w:rPr>
        <w:t xml:space="preserve">у, затим пређе на </w:t>
      </w:r>
      <w:r w:rsidR="00686CB5" w:rsidRPr="00686CB5">
        <w:rPr>
          <w:i/>
          <w:lang w:val="sr-Cyrl-BA"/>
        </w:rPr>
        <w:t>Manage Installations of Sensors</w:t>
      </w:r>
      <w:r w:rsidR="00686CB5">
        <w:rPr>
          <w:i/>
          <w:lang w:val="sr-Cyrl-BA"/>
        </w:rPr>
        <w:t xml:space="preserve"> </w:t>
      </w:r>
      <w:r w:rsidR="00686CB5">
        <w:rPr>
          <w:lang w:val="sr-Cyrl-BA"/>
        </w:rPr>
        <w:t xml:space="preserve">и одабере </w:t>
      </w:r>
      <w:r w:rsidR="00686CB5" w:rsidRPr="00686CB5">
        <w:rPr>
          <w:i/>
          <w:lang w:val="sr-Cyrl-BA"/>
        </w:rPr>
        <w:t>View Installations</w:t>
      </w:r>
      <w:r w:rsidR="00686CB5" w:rsidRPr="00686CB5">
        <w:rPr>
          <w:lang w:val="sr-Cyrl-BA"/>
        </w:rPr>
        <w:t>.</w:t>
      </w:r>
      <w:r w:rsidR="00686CB5">
        <w:rPr>
          <w:lang w:val="sr-Cyrl-BA"/>
        </w:rPr>
        <w:t xml:space="preserve"> </w:t>
      </w:r>
    </w:p>
    <w:p w14:paraId="46560627" w14:textId="0FC4E84B" w:rsidR="0073601C" w:rsidRPr="0073601C" w:rsidRDefault="0073601C" w:rsidP="003F55FF">
      <w:pPr>
        <w:ind w:firstLine="284"/>
        <w:rPr>
          <w:lang w:val="sr-Cyrl-BA"/>
        </w:rPr>
      </w:pPr>
      <w:r w:rsidRPr="0073601C">
        <w:rPr>
          <w:lang w:val="sr-Cyrl-BA"/>
        </w:rPr>
        <w:t>У табели су представљене значајне информације: датум и вр</w:t>
      </w:r>
      <w:r w:rsidR="00EF4495">
        <w:rPr>
          <w:lang w:val="sr-Cyrl-BA"/>
        </w:rPr>
        <w:t>иј</w:t>
      </w:r>
      <w:r w:rsidRPr="0073601C">
        <w:rPr>
          <w:lang w:val="sr-Cyrl-BA"/>
        </w:rPr>
        <w:t>еме инсталације сензора, серијски број и тип инсталираног сензора, као и информације о згради и канцеларији гд</w:t>
      </w:r>
      <w:r w:rsidR="00EF4495">
        <w:rPr>
          <w:lang w:val="sr-Cyrl-BA"/>
        </w:rPr>
        <w:t>ј</w:t>
      </w:r>
      <w:r w:rsidRPr="0073601C">
        <w:rPr>
          <w:lang w:val="sr-Cyrl-BA"/>
        </w:rPr>
        <w:t>е је сензор постављен.</w:t>
      </w:r>
    </w:p>
    <w:p w14:paraId="5988C026" w14:textId="1204DA07" w:rsidR="00F86EE0" w:rsidRDefault="0073601C" w:rsidP="003F55FF">
      <w:pPr>
        <w:ind w:firstLine="284"/>
        <w:rPr>
          <w:lang w:val="sr-Cyrl-BA"/>
        </w:rPr>
      </w:pPr>
      <w:r>
        <w:rPr>
          <w:lang w:val="sr-Cyrl-BA"/>
        </w:rPr>
        <w:t xml:space="preserve">Кликом на дугме </w:t>
      </w:r>
      <w:r w:rsidR="002C24BC">
        <w:rPr>
          <w:lang w:val="sr-Cyrl-BA"/>
        </w:rPr>
        <w:t>„</w:t>
      </w:r>
      <w:r w:rsidRPr="0073601C">
        <w:rPr>
          <w:i/>
          <w:lang w:val="sr-Cyrl-BA"/>
        </w:rPr>
        <w:t>Remove Sensor</w:t>
      </w:r>
      <w:r w:rsidR="002C24BC">
        <w:rPr>
          <w:i/>
          <w:lang w:val="sr-Cyrl-BA"/>
        </w:rPr>
        <w:t>“</w:t>
      </w:r>
      <w:r w:rsidRPr="0073601C">
        <w:rPr>
          <w:lang w:val="sr-Cyrl-BA"/>
        </w:rPr>
        <w:t>, корисник може евидентирати да је одређени сензор изашао из функције. У том случају, систем ће приказати датум и вр</w:t>
      </w:r>
      <w:r w:rsidR="00EF4495">
        <w:rPr>
          <w:lang w:val="sr-Cyrl-BA"/>
        </w:rPr>
        <w:t>иј</w:t>
      </w:r>
      <w:r w:rsidRPr="0073601C">
        <w:rPr>
          <w:lang w:val="sr-Cyrl-BA"/>
        </w:rPr>
        <w:t xml:space="preserve">еме када је сензор стављен ван функције, а дугме </w:t>
      </w:r>
      <w:r w:rsidR="002C24BC">
        <w:rPr>
          <w:lang w:val="sr-Cyrl-BA"/>
        </w:rPr>
        <w:t>„</w:t>
      </w:r>
      <w:r w:rsidRPr="0073601C">
        <w:rPr>
          <w:i/>
          <w:lang w:val="sr-Cyrl-BA"/>
        </w:rPr>
        <w:t>Remove Sensor</w:t>
      </w:r>
      <w:r w:rsidR="002C24BC">
        <w:rPr>
          <w:i/>
          <w:lang w:val="sr-Cyrl-BA"/>
        </w:rPr>
        <w:t>“</w:t>
      </w:r>
      <w:r w:rsidRPr="0073601C">
        <w:rPr>
          <w:lang w:val="sr-Cyrl-BA"/>
        </w:rPr>
        <w:t xml:space="preserve"> постаје онемогућено.</w:t>
      </w:r>
    </w:p>
    <w:p w14:paraId="6E4058C1" w14:textId="6966255D" w:rsidR="00F86EE0" w:rsidRDefault="00F86EE0" w:rsidP="00F86EE0">
      <w:pPr>
        <w:ind w:left="-284" w:firstLine="0"/>
      </w:pPr>
      <w:r>
        <w:rPr>
          <w:noProof/>
          <w:lang w:val="en-US"/>
        </w:rPr>
        <w:drawing>
          <wp:inline distT="0" distB="0" distL="0" distR="0" wp14:anchorId="0EB4512E" wp14:editId="3DD5F2F0">
            <wp:extent cx="5760720" cy="2641600"/>
            <wp:effectExtent l="190500" t="190500" r="182880" b="1968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 installat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641600"/>
                    </a:xfrm>
                    <a:prstGeom prst="rect">
                      <a:avLst/>
                    </a:prstGeom>
                    <a:ln>
                      <a:noFill/>
                    </a:ln>
                    <a:effectLst>
                      <a:outerShdw blurRad="190500" algn="tl" rotWithShape="0">
                        <a:srgbClr val="000000">
                          <a:alpha val="70000"/>
                        </a:srgbClr>
                      </a:outerShdw>
                    </a:effectLst>
                  </pic:spPr>
                </pic:pic>
              </a:graphicData>
            </a:graphic>
          </wp:inline>
        </w:drawing>
      </w:r>
    </w:p>
    <w:p w14:paraId="000C0EFE" w14:textId="06120259" w:rsidR="00396D68" w:rsidRPr="00700B89" w:rsidRDefault="00EF4495" w:rsidP="00700B89">
      <w:pPr>
        <w:pStyle w:val="Caption"/>
        <w:rPr>
          <w:i/>
          <w:lang w:val="sr-Cyrl-BA"/>
        </w:rPr>
      </w:pPr>
      <w:r w:rsidRPr="00EF4495">
        <w:rPr>
          <w:i/>
          <w:lang w:val="sr-Cyrl-BA"/>
        </w:rPr>
        <w:t xml:space="preserve">Слика 6.2.4.1.1 Изглед странице </w:t>
      </w:r>
      <w:r w:rsidR="00DE1BF2">
        <w:rPr>
          <w:i/>
          <w:lang w:val="sr-Cyrl-BA"/>
        </w:rPr>
        <w:t>за приказ свих инсталација</w:t>
      </w:r>
    </w:p>
    <w:p w14:paraId="6B964223" w14:textId="1514C1FE" w:rsidR="00396D68" w:rsidRDefault="00396D68" w:rsidP="00396D68">
      <w:pPr>
        <w:ind w:firstLine="284"/>
        <w:rPr>
          <w:lang w:val="sr-Cyrl-BA"/>
        </w:rPr>
      </w:pPr>
      <w:r w:rsidRPr="00396D68">
        <w:rPr>
          <w:lang w:val="sr-Cyrl-BA"/>
        </w:rPr>
        <w:t xml:space="preserve">Евидентирање нове инсталације сензора врши се на страници </w:t>
      </w:r>
      <w:r w:rsidR="00496B47">
        <w:rPr>
          <w:lang w:val="sr-Cyrl-BA"/>
        </w:rPr>
        <w:t>за креирање</w:t>
      </w:r>
      <w:r w:rsidRPr="00396D68">
        <w:rPr>
          <w:lang w:val="sr-Cyrl-BA"/>
        </w:rPr>
        <w:t xml:space="preserve"> инсталација. Корисник може приступити овој ст</w:t>
      </w:r>
      <w:r>
        <w:rPr>
          <w:lang w:val="sr-Cyrl-BA"/>
        </w:rPr>
        <w:t xml:space="preserve">раници тако што изабере опцију </w:t>
      </w:r>
      <w:r w:rsidRPr="00396D68">
        <w:rPr>
          <w:i/>
          <w:lang w:val="sr-Cyrl-BA"/>
        </w:rPr>
        <w:t>Administrate</w:t>
      </w:r>
      <w:r>
        <w:rPr>
          <w:lang w:val="sr-Cyrl-BA"/>
        </w:rPr>
        <w:t xml:space="preserve"> у </w:t>
      </w:r>
      <w:r w:rsidR="00496B47" w:rsidRPr="003F55FF">
        <w:rPr>
          <w:i/>
          <w:lang w:val="en-US"/>
        </w:rPr>
        <w:t>men</w:t>
      </w:r>
      <w:r w:rsidR="008645A3">
        <w:rPr>
          <w:i/>
          <w:lang w:val="en-US"/>
        </w:rPr>
        <w:t>u</w:t>
      </w:r>
      <w:r w:rsidR="00496B47">
        <w:rPr>
          <w:lang w:val="en-US"/>
        </w:rPr>
        <w:t>-</w:t>
      </w:r>
      <w:r w:rsidR="00496B47">
        <w:rPr>
          <w:lang w:val="sr-Cyrl-BA"/>
        </w:rPr>
        <w:t>у</w:t>
      </w:r>
      <w:r>
        <w:rPr>
          <w:lang w:val="sr-Cyrl-BA"/>
        </w:rPr>
        <w:t xml:space="preserve">, затим пређе на </w:t>
      </w:r>
      <w:r w:rsidRPr="00396D68">
        <w:rPr>
          <w:i/>
          <w:lang w:val="sr-Cyrl-BA"/>
        </w:rPr>
        <w:t>Manage Installations of Sensors</w:t>
      </w:r>
      <w:r w:rsidRPr="00396D68">
        <w:rPr>
          <w:lang w:val="sr-Cyrl-BA"/>
        </w:rPr>
        <w:t xml:space="preserve"> и одабере</w:t>
      </w:r>
      <w:r>
        <w:rPr>
          <w:lang w:val="sr-Cyrl-BA"/>
        </w:rPr>
        <w:t xml:space="preserve"> </w:t>
      </w:r>
      <w:r w:rsidRPr="00396D68">
        <w:rPr>
          <w:i/>
          <w:lang w:val="sr-Cyrl-BA"/>
        </w:rPr>
        <w:t>Create Installations</w:t>
      </w:r>
      <w:r w:rsidRPr="00396D68">
        <w:rPr>
          <w:lang w:val="sr-Cyrl-BA"/>
        </w:rPr>
        <w:t>.</w:t>
      </w:r>
    </w:p>
    <w:p w14:paraId="50CDB1D1" w14:textId="0ADEB9A4" w:rsidR="00396D68" w:rsidRDefault="00396D68" w:rsidP="00396D68">
      <w:pPr>
        <w:ind w:left="-284" w:firstLine="0"/>
      </w:pPr>
      <w:r>
        <w:rPr>
          <w:noProof/>
          <w:lang w:val="en-US"/>
        </w:rPr>
        <w:lastRenderedPageBreak/>
        <w:drawing>
          <wp:inline distT="0" distB="0" distL="0" distR="0" wp14:anchorId="1D8482A6" wp14:editId="64F8F4D8">
            <wp:extent cx="5760720" cy="2641600"/>
            <wp:effectExtent l="190500" t="190500" r="182880" b="1968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цреате инсталлтион.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641600"/>
                    </a:xfrm>
                    <a:prstGeom prst="rect">
                      <a:avLst/>
                    </a:prstGeom>
                    <a:ln>
                      <a:noFill/>
                    </a:ln>
                    <a:effectLst>
                      <a:outerShdw blurRad="190500" algn="tl" rotWithShape="0">
                        <a:srgbClr val="000000">
                          <a:alpha val="70000"/>
                        </a:srgbClr>
                      </a:outerShdw>
                    </a:effectLst>
                  </pic:spPr>
                </pic:pic>
              </a:graphicData>
            </a:graphic>
          </wp:inline>
        </w:drawing>
      </w:r>
    </w:p>
    <w:p w14:paraId="5A7DFBC5" w14:textId="5EDF6A82" w:rsidR="007D4C83" w:rsidRPr="007D4C83" w:rsidRDefault="007D4C83" w:rsidP="007D4C83">
      <w:pPr>
        <w:pStyle w:val="Caption"/>
        <w:rPr>
          <w:i/>
          <w:lang w:val="sr-Cyrl-BA"/>
        </w:rPr>
      </w:pPr>
      <w:r w:rsidRPr="007D4C83">
        <w:rPr>
          <w:i/>
          <w:lang w:val="sr-Cyrl-BA"/>
        </w:rPr>
        <w:t xml:space="preserve">Слика 6.2.4.1.2 Изглед странице </w:t>
      </w:r>
      <w:r w:rsidR="00DE1BF2">
        <w:rPr>
          <w:i/>
          <w:lang w:val="sr-Cyrl-BA"/>
        </w:rPr>
        <w:t>за креирање инсталације</w:t>
      </w:r>
    </w:p>
    <w:p w14:paraId="22B507F2" w14:textId="415B1E57" w:rsidR="009A104A" w:rsidRDefault="002B540D" w:rsidP="00DE1BF2">
      <w:pPr>
        <w:ind w:firstLine="284"/>
      </w:pPr>
      <w:r>
        <w:t xml:space="preserve">У форми за креирање нове инсталације, кориснику је потребно да унесе информације о згради, канцеларији, датуму и времену инсталације, као и типу сензора који је постављен. Након успешног попуњавања ових поља, корисник извршава жељену акцију кликом на дугме </w:t>
      </w:r>
      <w:r w:rsidR="002C24BC">
        <w:rPr>
          <w:lang w:val="sr-Cyrl-BA"/>
        </w:rPr>
        <w:t>„</w:t>
      </w:r>
      <w:r w:rsidRPr="002B540D">
        <w:rPr>
          <w:i/>
        </w:rPr>
        <w:t>Submit</w:t>
      </w:r>
      <w:r w:rsidR="002C24BC">
        <w:rPr>
          <w:i/>
          <w:lang w:val="sr-Cyrl-BA"/>
        </w:rPr>
        <w:t>“</w:t>
      </w:r>
      <w:r w:rsidR="00496B47">
        <w:rPr>
          <w:i/>
          <w:lang w:val="sr-Cyrl-BA"/>
        </w:rPr>
        <w:t xml:space="preserve">, </w:t>
      </w:r>
      <w:r w:rsidR="00496B47">
        <w:rPr>
          <w:lang w:val="sr-Cyrl-BA"/>
        </w:rPr>
        <w:t>као што је приказано на слици 6.2.4.1.2</w:t>
      </w:r>
      <w:r>
        <w:t>.</w:t>
      </w:r>
    </w:p>
    <w:p w14:paraId="15FE852A" w14:textId="1C7BC720" w:rsidR="009A104A" w:rsidRPr="00614AF8" w:rsidRDefault="009A104A" w:rsidP="009A104A">
      <w:pPr>
        <w:pStyle w:val="Heading4"/>
        <w:rPr>
          <w:b w:val="0"/>
          <w:lang w:val="sr-Cyrl-BA"/>
        </w:rPr>
      </w:pPr>
      <w:r w:rsidRPr="00614AF8">
        <w:rPr>
          <w:b w:val="0"/>
          <w:lang w:val="sr-Cyrl-BA"/>
        </w:rPr>
        <w:t>Менаџмент канцеларија</w:t>
      </w:r>
    </w:p>
    <w:p w14:paraId="5CA4C317" w14:textId="37DD3E05" w:rsidR="00CA1DB2" w:rsidRPr="00CA1DB2" w:rsidRDefault="009A104A" w:rsidP="00CA1DB2">
      <w:pPr>
        <w:ind w:firstLine="284"/>
      </w:pPr>
      <w:r>
        <w:rPr>
          <w:lang w:val="sr-Cyrl-BA"/>
        </w:rPr>
        <w:t>С</w:t>
      </w:r>
      <w:r w:rsidRPr="009A104A">
        <w:rPr>
          <w:lang w:val="sr-Cyrl-BA"/>
        </w:rPr>
        <w:t>лично као за</w:t>
      </w:r>
      <w:r>
        <w:rPr>
          <w:lang w:val="sr-Cyrl-BA"/>
        </w:rPr>
        <w:t xml:space="preserve"> инсталације сензора, могуће је управљати </w:t>
      </w:r>
      <w:r w:rsidRPr="009A104A">
        <w:rPr>
          <w:lang w:val="sr-Cyrl-BA"/>
        </w:rPr>
        <w:t>канцеларијама у систему. Подржане операције укључују преглед сви</w:t>
      </w:r>
      <w:r w:rsidR="00B346FF">
        <w:rPr>
          <w:lang w:val="sr-Cyrl-BA"/>
        </w:rPr>
        <w:t xml:space="preserve">х канцеларија, креирање нових, модификовање и </w:t>
      </w:r>
      <w:r w:rsidRPr="009A104A">
        <w:rPr>
          <w:lang w:val="sr-Cyrl-BA"/>
        </w:rPr>
        <w:t>брисање постојећих.</w:t>
      </w:r>
      <w:r w:rsidR="00CB32B8">
        <w:rPr>
          <w:lang w:val="sr-Cyrl-BA"/>
        </w:rPr>
        <w:t xml:space="preserve"> Изглед странице за приказ свих канцеларија је представљен на стр</w:t>
      </w:r>
      <w:r w:rsidR="00B346FF">
        <w:rPr>
          <w:lang w:val="sr-Cyrl-BA"/>
        </w:rPr>
        <w:t>а</w:t>
      </w:r>
      <w:r w:rsidR="00CB32B8">
        <w:rPr>
          <w:lang w:val="sr-Cyrl-BA"/>
        </w:rPr>
        <w:t>ни</w:t>
      </w:r>
      <w:r w:rsidR="00B346FF">
        <w:rPr>
          <w:lang w:val="sr-Cyrl-BA"/>
        </w:rPr>
        <w:t>ци</w:t>
      </w:r>
      <w:r w:rsidR="00CB32B8">
        <w:rPr>
          <w:lang w:val="sr-Cyrl-BA"/>
        </w:rPr>
        <w:t xml:space="preserve"> </w:t>
      </w:r>
      <w:r w:rsidR="00CB32B8" w:rsidRPr="00133121">
        <w:rPr>
          <w:i/>
        </w:rPr>
        <w:t>View O</w:t>
      </w:r>
      <w:r w:rsidR="00133121" w:rsidRPr="00133121">
        <w:rPr>
          <w:i/>
        </w:rPr>
        <w:t>ffice</w:t>
      </w:r>
      <w:r w:rsidR="00526A67">
        <w:rPr>
          <w:i/>
          <w:lang w:val="sr-Cyrl-BA"/>
        </w:rPr>
        <w:t xml:space="preserve">, </w:t>
      </w:r>
      <w:r w:rsidR="00526A67" w:rsidRPr="00526A67">
        <w:rPr>
          <w:lang w:val="sr-Cyrl-BA"/>
        </w:rPr>
        <w:t>приказаној на слици 6.2.4.2.1</w:t>
      </w:r>
      <w:r w:rsidR="00526A67">
        <w:rPr>
          <w:lang w:val="sr-Cyrl-BA"/>
        </w:rPr>
        <w:t>,</w:t>
      </w:r>
      <w:r w:rsidR="00CB32B8">
        <w:rPr>
          <w:lang w:val="sr-Cyrl-BA"/>
        </w:rPr>
        <w:t xml:space="preserve"> до које се долаз</w:t>
      </w:r>
      <w:r w:rsidR="00B346FF">
        <w:rPr>
          <w:lang w:val="sr-Cyrl-BA"/>
        </w:rPr>
        <w:t>и кроз</w:t>
      </w:r>
      <w:r w:rsidR="00CB32B8">
        <w:rPr>
          <w:lang w:val="sr-Cyrl-BA"/>
        </w:rPr>
        <w:t xml:space="preserve"> мени </w:t>
      </w:r>
      <w:r w:rsidR="00CB32B8" w:rsidRPr="00133121">
        <w:rPr>
          <w:i/>
        </w:rPr>
        <w:t xml:space="preserve">Administrate </w:t>
      </w:r>
      <w:r w:rsidR="00CB32B8" w:rsidRPr="00526A67">
        <w:rPr>
          <w:lang w:val="sr-Cyrl-BA"/>
        </w:rPr>
        <w:t>-</w:t>
      </w:r>
      <w:r w:rsidR="00CB32B8" w:rsidRPr="00526A67">
        <w:t xml:space="preserve">&gt; </w:t>
      </w:r>
      <w:r w:rsidR="00CB32B8" w:rsidRPr="00133121">
        <w:rPr>
          <w:i/>
        </w:rPr>
        <w:t>Manage Offices</w:t>
      </w:r>
      <w:r w:rsidR="00526A67">
        <w:rPr>
          <w:i/>
          <w:lang w:val="sr-Cyrl-BA"/>
        </w:rPr>
        <w:t xml:space="preserve"> </w:t>
      </w:r>
      <w:r w:rsidR="00CB32B8" w:rsidRPr="00526A67">
        <w:t>-&gt;</w:t>
      </w:r>
      <w:r w:rsidR="00CB32B8" w:rsidRPr="00133121">
        <w:rPr>
          <w:i/>
        </w:rPr>
        <w:t xml:space="preserve"> View O</w:t>
      </w:r>
      <w:r w:rsidR="00133121" w:rsidRPr="00133121">
        <w:rPr>
          <w:i/>
        </w:rPr>
        <w:t>ffice</w:t>
      </w:r>
      <w:r w:rsidR="00CB32B8" w:rsidRPr="00133121">
        <w:rPr>
          <w:i/>
        </w:rPr>
        <w:t>.</w:t>
      </w:r>
    </w:p>
    <w:p w14:paraId="71F2741A" w14:textId="3F4E35FF" w:rsidR="00CA1DB2" w:rsidRDefault="00E622BE" w:rsidP="00CA1DB2">
      <w:pPr>
        <w:ind w:left="-284" w:firstLine="0"/>
      </w:pPr>
      <w:r>
        <w:rPr>
          <w:noProof/>
          <w:lang w:val="en-US"/>
        </w:rPr>
        <w:drawing>
          <wp:inline distT="0" distB="0" distL="0" distR="0" wp14:anchorId="30C099D0" wp14:editId="157C84A2">
            <wp:extent cx="5760720" cy="1841500"/>
            <wp:effectExtent l="190500" t="190500" r="182880" b="1968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ffices.png"/>
                    <pic:cNvPicPr/>
                  </pic:nvPicPr>
                  <pic:blipFill rotWithShape="1">
                    <a:blip r:embed="rId45" cstate="print">
                      <a:extLst>
                        <a:ext uri="{28A0092B-C50C-407E-A947-70E740481C1C}">
                          <a14:useLocalDpi xmlns:a14="http://schemas.microsoft.com/office/drawing/2010/main" val="0"/>
                        </a:ext>
                      </a:extLst>
                    </a:blip>
                    <a:srcRect b="25258"/>
                    <a:stretch/>
                  </pic:blipFill>
                  <pic:spPr bwMode="auto">
                    <a:xfrm>
                      <a:off x="0" y="0"/>
                      <a:ext cx="5760720" cy="18415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FC7025B" w14:textId="7AF1B2AB" w:rsidR="00B346FF" w:rsidRPr="0078000F" w:rsidRDefault="00CA1DB2" w:rsidP="00CA1DB2">
      <w:pPr>
        <w:pStyle w:val="Caption"/>
        <w:rPr>
          <w:i/>
          <w:lang w:val="sr-Cyrl-BA"/>
        </w:rPr>
      </w:pPr>
      <w:r w:rsidRPr="0078000F">
        <w:rPr>
          <w:i/>
          <w:lang w:val="sr-Cyrl-BA"/>
        </w:rPr>
        <w:t xml:space="preserve">Слика 6.2.4.2.1 </w:t>
      </w:r>
      <w:r w:rsidR="0078000F" w:rsidRPr="0078000F">
        <w:rPr>
          <w:i/>
          <w:lang w:val="sr-Cyrl-BA"/>
        </w:rPr>
        <w:t>Изглед странице за приказ свих канцеларија</w:t>
      </w:r>
    </w:p>
    <w:p w14:paraId="165BB86B" w14:textId="5FFC8B03" w:rsidR="009A104A" w:rsidRDefault="00E622BE" w:rsidP="008415C5">
      <w:pPr>
        <w:ind w:firstLine="284"/>
      </w:pPr>
      <w:r>
        <w:rPr>
          <w:lang w:val="sr-Cyrl-BA"/>
        </w:rPr>
        <w:lastRenderedPageBreak/>
        <w:t>Канцеларији је могуће модификовати површину и капацитет радних мјеста</w:t>
      </w:r>
      <w:r w:rsidR="00D90705">
        <w:rPr>
          <w:lang w:val="sr-Cyrl-BA"/>
        </w:rPr>
        <w:t xml:space="preserve"> у њој, кликом на дугме </w:t>
      </w:r>
      <w:r w:rsidR="002C24BC">
        <w:rPr>
          <w:lang w:val="sr-Cyrl-BA"/>
        </w:rPr>
        <w:t>„</w:t>
      </w:r>
      <w:r w:rsidR="00D90705" w:rsidRPr="00D90705">
        <w:rPr>
          <w:i/>
        </w:rPr>
        <w:t>Update</w:t>
      </w:r>
      <w:r w:rsidR="002C24BC">
        <w:rPr>
          <w:i/>
          <w:lang w:val="sr-Cyrl-BA"/>
        </w:rPr>
        <w:t>“</w:t>
      </w:r>
      <w:r w:rsidR="00D90705">
        <w:rPr>
          <w:i/>
        </w:rPr>
        <w:t xml:space="preserve">, </w:t>
      </w:r>
      <w:r w:rsidR="002650D9">
        <w:rPr>
          <w:lang w:val="sr-Cyrl-BA"/>
        </w:rPr>
        <w:t>након извршених</w:t>
      </w:r>
      <w:r w:rsidR="002650D9">
        <w:rPr>
          <w:lang w:val="en-US"/>
        </w:rPr>
        <w:t xml:space="preserve"> </w:t>
      </w:r>
      <w:proofErr w:type="spellStart"/>
      <w:r w:rsidR="002650D9">
        <w:rPr>
          <w:lang w:val="en-US"/>
        </w:rPr>
        <w:t>пром</w:t>
      </w:r>
      <w:proofErr w:type="spellEnd"/>
      <w:r w:rsidR="002650D9">
        <w:rPr>
          <w:lang w:val="sr-Cyrl-BA"/>
        </w:rPr>
        <w:t>ј</w:t>
      </w:r>
      <w:proofErr w:type="spellStart"/>
      <w:r w:rsidR="002650D9">
        <w:rPr>
          <w:lang w:val="en-US"/>
        </w:rPr>
        <w:t>ена</w:t>
      </w:r>
      <w:proofErr w:type="spellEnd"/>
      <w:r w:rsidR="002650D9">
        <w:rPr>
          <w:lang w:val="sr-Cyrl-BA"/>
        </w:rPr>
        <w:t>, нове вриједности је могуће сачувати кликом на дугме „</w:t>
      </w:r>
      <w:r w:rsidR="002650D9" w:rsidRPr="002650D9">
        <w:rPr>
          <w:i/>
          <w:lang w:val="en-US"/>
        </w:rPr>
        <w:t>Save Changes</w:t>
      </w:r>
      <w:r w:rsidR="002650D9">
        <w:rPr>
          <w:lang w:val="sr-Cyrl-BA"/>
        </w:rPr>
        <w:t xml:space="preserve">“ </w:t>
      </w:r>
      <w:r w:rsidR="00BD5E8A">
        <w:rPr>
          <w:lang w:val="sr-Cyrl-BA"/>
        </w:rPr>
        <w:t xml:space="preserve">или </w:t>
      </w:r>
      <w:r w:rsidR="00D90705">
        <w:rPr>
          <w:lang w:val="sr-Cyrl-BA"/>
        </w:rPr>
        <w:t xml:space="preserve">одбацити кликом на дугме </w:t>
      </w:r>
      <w:r w:rsidR="00573350">
        <w:rPr>
          <w:lang w:val="sr-Cyrl-BA"/>
        </w:rPr>
        <w:t>„</w:t>
      </w:r>
      <w:r w:rsidR="00D90705" w:rsidRPr="00D90705">
        <w:rPr>
          <w:i/>
        </w:rPr>
        <w:t>Close</w:t>
      </w:r>
      <w:r w:rsidR="00573350">
        <w:rPr>
          <w:i/>
          <w:lang w:val="sr-Cyrl-BA"/>
        </w:rPr>
        <w:t>“</w:t>
      </w:r>
      <w:r w:rsidR="00D90705">
        <w:t>.</w:t>
      </w:r>
    </w:p>
    <w:p w14:paraId="68205D68" w14:textId="2AA55E20" w:rsidR="00573350" w:rsidRPr="00573350" w:rsidRDefault="00573350" w:rsidP="00573350">
      <w:pPr>
        <w:ind w:firstLine="0"/>
        <w:rPr>
          <w:lang w:val="sr-Cyrl-BA"/>
        </w:rPr>
      </w:pPr>
      <w:r>
        <w:rPr>
          <w:lang w:val="sr-Cyrl-BA"/>
        </w:rPr>
        <w:t>Изглед прозора за модификовање постојеће канцеларије је приказан на слици 6.2.4.2.2.</w:t>
      </w:r>
    </w:p>
    <w:p w14:paraId="59CB4CD0" w14:textId="62185FFA" w:rsidR="00D90705" w:rsidRPr="00573350" w:rsidRDefault="008A6006" w:rsidP="008A6006">
      <w:pPr>
        <w:pStyle w:val="Caption"/>
        <w:ind w:left="-284"/>
        <w:rPr>
          <w:i/>
          <w:lang w:val="sr-Cyrl-BA"/>
        </w:rPr>
      </w:pPr>
      <w:r>
        <w:rPr>
          <w:i/>
          <w:noProof/>
          <w:lang w:val="en-US"/>
        </w:rPr>
        <w:drawing>
          <wp:inline distT="0" distB="0" distL="0" distR="0" wp14:anchorId="5C26D9F4" wp14:editId="18F54C4A">
            <wp:extent cx="5760720" cy="2299335"/>
            <wp:effectExtent l="190500" t="190500" r="182880" b="1962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 offic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99335"/>
                    </a:xfrm>
                    <a:prstGeom prst="rect">
                      <a:avLst/>
                    </a:prstGeom>
                    <a:ln>
                      <a:noFill/>
                    </a:ln>
                    <a:effectLst>
                      <a:outerShdw blurRad="190500" algn="tl" rotWithShape="0">
                        <a:srgbClr val="000000">
                          <a:alpha val="70000"/>
                        </a:srgbClr>
                      </a:outerShdw>
                    </a:effectLst>
                  </pic:spPr>
                </pic:pic>
              </a:graphicData>
            </a:graphic>
          </wp:inline>
        </w:drawing>
      </w:r>
      <w:r w:rsidR="00573350" w:rsidRPr="00573350">
        <w:rPr>
          <w:i/>
          <w:lang w:val="sr-Cyrl-BA"/>
        </w:rPr>
        <w:t>Слика 6.2.4.2.2 Изглед прозора за модификовање постојеће канцеларије</w:t>
      </w:r>
    </w:p>
    <w:p w14:paraId="5F11E339" w14:textId="42984F20" w:rsidR="00D90705" w:rsidRDefault="00BD5E8A" w:rsidP="00573350">
      <w:pPr>
        <w:ind w:firstLine="284"/>
        <w:rPr>
          <w:lang w:val="sr-Cyrl-BA"/>
        </w:rPr>
      </w:pPr>
      <w:r>
        <w:rPr>
          <w:lang w:val="sr-Cyrl-BA"/>
        </w:rPr>
        <w:t xml:space="preserve">Кликом на дугме </w:t>
      </w:r>
      <w:r w:rsidR="00573350">
        <w:rPr>
          <w:lang w:val="sr-Cyrl-BA"/>
        </w:rPr>
        <w:t>„</w:t>
      </w:r>
      <w:r w:rsidRPr="00BD5E8A">
        <w:rPr>
          <w:i/>
        </w:rPr>
        <w:t>Delete</w:t>
      </w:r>
      <w:r w:rsidR="00573350">
        <w:rPr>
          <w:i/>
          <w:lang w:val="sr-Cyrl-BA"/>
        </w:rPr>
        <w:t>“</w:t>
      </w:r>
      <w:r>
        <w:t xml:space="preserve"> </w:t>
      </w:r>
      <w:r w:rsidR="004706CF">
        <w:rPr>
          <w:lang w:val="sr-Cyrl-BA"/>
        </w:rPr>
        <w:t>у оквиру</w:t>
      </w:r>
      <w:r>
        <w:rPr>
          <w:lang w:val="sr-Cyrl-BA"/>
        </w:rPr>
        <w:t xml:space="preserve"> </w:t>
      </w:r>
      <w:r w:rsidRPr="00BD5E8A">
        <w:rPr>
          <w:i/>
        </w:rPr>
        <w:t>View Office</w:t>
      </w:r>
      <w:r>
        <w:t xml:space="preserve"> </w:t>
      </w:r>
      <w:r w:rsidR="004706CF">
        <w:rPr>
          <w:lang w:val="sr-Cyrl-BA"/>
        </w:rPr>
        <w:t>странице</w:t>
      </w:r>
      <w:r>
        <w:rPr>
          <w:lang w:val="sr-Cyrl-BA"/>
        </w:rPr>
        <w:t xml:space="preserve"> могуће је обрисати канцеларију из система ако она нема у себи инсталиран ни</w:t>
      </w:r>
      <w:r w:rsidR="004706CF">
        <w:rPr>
          <w:lang w:val="sr-Cyrl-BA"/>
        </w:rPr>
        <w:t>ти</w:t>
      </w:r>
      <w:r>
        <w:rPr>
          <w:lang w:val="sr-Cyrl-BA"/>
        </w:rPr>
        <w:t xml:space="preserve"> један сензор.</w:t>
      </w:r>
    </w:p>
    <w:p w14:paraId="0F2B02CD" w14:textId="23383694" w:rsidR="00502E55" w:rsidRPr="00502E55" w:rsidRDefault="00133121" w:rsidP="00573350">
      <w:pPr>
        <w:ind w:firstLine="284"/>
        <w:rPr>
          <w:lang w:val="sr-Cyrl-BA"/>
        </w:rPr>
      </w:pPr>
      <w:r>
        <w:rPr>
          <w:lang w:val="sr-Cyrl-BA"/>
        </w:rPr>
        <w:t xml:space="preserve">Акције </w:t>
      </w:r>
      <w:r w:rsidRPr="00133121">
        <w:rPr>
          <w:i/>
        </w:rPr>
        <w:t xml:space="preserve">Administrate </w:t>
      </w:r>
      <w:r w:rsidRPr="00133121">
        <w:rPr>
          <w:i/>
          <w:lang w:val="sr-Cyrl-BA"/>
        </w:rPr>
        <w:t>-</w:t>
      </w:r>
      <w:r w:rsidRPr="00133121">
        <w:rPr>
          <w:i/>
        </w:rPr>
        <w:t>&gt; Manage Offices-&gt; Create Office</w:t>
      </w:r>
      <w:r>
        <w:rPr>
          <w:i/>
          <w:lang w:val="sr-Cyrl-BA"/>
        </w:rPr>
        <w:t xml:space="preserve"> </w:t>
      </w:r>
      <w:r w:rsidR="00573350">
        <w:rPr>
          <w:lang w:val="sr-Cyrl-BA"/>
        </w:rPr>
        <w:t xml:space="preserve">ће довести корисника на </w:t>
      </w:r>
      <w:r>
        <w:rPr>
          <w:lang w:val="sr-Cyrl-BA"/>
        </w:rPr>
        <w:t xml:space="preserve">страницу </w:t>
      </w:r>
      <w:r w:rsidRPr="00133121">
        <w:rPr>
          <w:i/>
        </w:rPr>
        <w:t>Create Office</w:t>
      </w:r>
      <w:r>
        <w:rPr>
          <w:lang w:val="sr-Cyrl-BA"/>
        </w:rPr>
        <w:t xml:space="preserve"> илустровану на слици </w:t>
      </w:r>
      <w:r w:rsidR="00573350">
        <w:rPr>
          <w:lang w:val="sr-Cyrl-BA"/>
        </w:rPr>
        <w:t>6.2.4.2.3</w:t>
      </w:r>
      <w:r>
        <w:rPr>
          <w:lang w:val="sr-Cyrl-BA"/>
        </w:rPr>
        <w:t>.</w:t>
      </w:r>
    </w:p>
    <w:p w14:paraId="225EE4CE" w14:textId="27E6ECF4" w:rsidR="00133121" w:rsidRDefault="008A6006" w:rsidP="00133121">
      <w:pPr>
        <w:ind w:left="-284" w:firstLine="0"/>
      </w:pPr>
      <w:r>
        <w:rPr>
          <w:noProof/>
          <w:lang w:val="en-US"/>
        </w:rPr>
        <w:drawing>
          <wp:inline distT="0" distB="0" distL="0" distR="0" wp14:anchorId="611D1E16" wp14:editId="2D7FBFFE">
            <wp:extent cx="5760720" cy="2224405"/>
            <wp:effectExtent l="190500" t="190500" r="182880"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offic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224405"/>
                    </a:xfrm>
                    <a:prstGeom prst="rect">
                      <a:avLst/>
                    </a:prstGeom>
                    <a:ln>
                      <a:noFill/>
                    </a:ln>
                    <a:effectLst>
                      <a:outerShdw blurRad="190500" algn="tl" rotWithShape="0">
                        <a:srgbClr val="000000">
                          <a:alpha val="70000"/>
                        </a:srgbClr>
                      </a:outerShdw>
                    </a:effectLst>
                  </pic:spPr>
                </pic:pic>
              </a:graphicData>
            </a:graphic>
          </wp:inline>
        </w:drawing>
      </w:r>
    </w:p>
    <w:p w14:paraId="3E92834A" w14:textId="01CDA33C" w:rsidR="00573350" w:rsidRPr="00573350" w:rsidRDefault="00573350" w:rsidP="00573350">
      <w:pPr>
        <w:pStyle w:val="Caption"/>
        <w:rPr>
          <w:i/>
          <w:lang w:val="sr-Cyrl-BA"/>
        </w:rPr>
      </w:pPr>
      <w:r w:rsidRPr="00573350">
        <w:rPr>
          <w:i/>
          <w:lang w:val="sr-Cyrl-BA"/>
        </w:rPr>
        <w:t>Слика 6.2.4.2.3 Изглед странице за креирање нове канцеларије</w:t>
      </w:r>
    </w:p>
    <w:p w14:paraId="4AF1CA61" w14:textId="30D34B6C" w:rsidR="00502E55" w:rsidRPr="00C82D69" w:rsidRDefault="00502E55" w:rsidP="002C24BC">
      <w:pPr>
        <w:ind w:firstLine="284"/>
        <w:rPr>
          <w:lang w:val="sr-Cyrl-BA"/>
        </w:rPr>
      </w:pPr>
      <w:r>
        <w:t xml:space="preserve">У форми за креирање нове </w:t>
      </w:r>
      <w:r>
        <w:rPr>
          <w:lang w:val="sr-Cyrl-BA"/>
        </w:rPr>
        <w:t>канцеларије</w:t>
      </w:r>
      <w:r>
        <w:t>, кориснику је потребно да унесе информације о згради</w:t>
      </w:r>
      <w:r>
        <w:rPr>
          <w:lang w:val="sr-Cyrl-BA"/>
        </w:rPr>
        <w:t xml:space="preserve"> у којој се налази</w:t>
      </w:r>
      <w:r>
        <w:t xml:space="preserve">, </w:t>
      </w:r>
      <w:r>
        <w:rPr>
          <w:lang w:val="sr-Cyrl-BA"/>
        </w:rPr>
        <w:t>називу</w:t>
      </w:r>
      <w:r>
        <w:t>,</w:t>
      </w:r>
      <w:r>
        <w:rPr>
          <w:lang w:val="sr-Cyrl-BA"/>
        </w:rPr>
        <w:t xml:space="preserve"> површини у кв</w:t>
      </w:r>
      <w:r w:rsidR="00D5571C">
        <w:rPr>
          <w:lang w:val="sr-Cyrl-BA"/>
        </w:rPr>
        <w:t>адратним метрима као и броју ра</w:t>
      </w:r>
      <w:r>
        <w:rPr>
          <w:lang w:val="sr-Cyrl-BA"/>
        </w:rPr>
        <w:t xml:space="preserve">дних </w:t>
      </w:r>
      <w:r w:rsidR="00D5571C">
        <w:rPr>
          <w:lang w:val="sr-Cyrl-BA"/>
        </w:rPr>
        <w:t>мјеста</w:t>
      </w:r>
      <w:r w:rsidR="00C82D69">
        <w:t xml:space="preserve">. </w:t>
      </w:r>
      <w:r>
        <w:t>Након усп</w:t>
      </w:r>
      <w:r w:rsidR="00D5571C">
        <w:rPr>
          <w:lang w:val="sr-Cyrl-BA"/>
        </w:rPr>
        <w:t>ј</w:t>
      </w:r>
      <w:r>
        <w:t xml:space="preserve">ешног попуњавања ових поља, корисник извршава </w:t>
      </w:r>
      <w:r>
        <w:lastRenderedPageBreak/>
        <w:t xml:space="preserve">жељену акцију кликом на дугме </w:t>
      </w:r>
      <w:r w:rsidR="00D5571C">
        <w:rPr>
          <w:lang w:val="sr-Cyrl-BA"/>
        </w:rPr>
        <w:t>„</w:t>
      </w:r>
      <w:r w:rsidRPr="002B540D">
        <w:rPr>
          <w:i/>
        </w:rPr>
        <w:t>Submit</w:t>
      </w:r>
      <w:r w:rsidR="00D5571C">
        <w:rPr>
          <w:i/>
          <w:lang w:val="sr-Cyrl-BA"/>
        </w:rPr>
        <w:t>“</w:t>
      </w:r>
      <w:r w:rsidR="00897DF3">
        <w:t xml:space="preserve">, након </w:t>
      </w:r>
      <w:r w:rsidR="00D5571C">
        <w:rPr>
          <w:lang w:val="sr-Cyrl-BA"/>
        </w:rPr>
        <w:t>чега</w:t>
      </w:r>
      <w:r w:rsidR="00897DF3">
        <w:t xml:space="preserve"> ће му се приказати порука о успјешности акције.</w:t>
      </w:r>
    </w:p>
    <w:p w14:paraId="303CB24A" w14:textId="11A28D45" w:rsidR="00502E55" w:rsidRPr="00614AF8" w:rsidRDefault="009B5042" w:rsidP="009B5042">
      <w:pPr>
        <w:pStyle w:val="Heading4"/>
        <w:rPr>
          <w:b w:val="0"/>
          <w:lang w:val="sr-Cyrl-BA"/>
        </w:rPr>
      </w:pPr>
      <w:r w:rsidRPr="00614AF8">
        <w:rPr>
          <w:b w:val="0"/>
          <w:lang w:val="sr-Cyrl-BA"/>
        </w:rPr>
        <w:t>Обавјештења</w:t>
      </w:r>
    </w:p>
    <w:p w14:paraId="060FFCCE" w14:textId="69DF9838" w:rsidR="009B5042" w:rsidRDefault="009B5042" w:rsidP="002C24BC">
      <w:pPr>
        <w:ind w:firstLine="284"/>
        <w:rPr>
          <w:lang w:val="sr-Cyrl-BA"/>
        </w:rPr>
      </w:pPr>
      <w:r>
        <w:rPr>
          <w:lang w:val="sr-Cyrl-BA"/>
        </w:rPr>
        <w:t xml:space="preserve">Кориснику </w:t>
      </w:r>
      <w:r w:rsidR="00CE0D99">
        <w:rPr>
          <w:lang w:val="sr-Cyrl-BA"/>
        </w:rPr>
        <w:t xml:space="preserve">се </w:t>
      </w:r>
      <w:r>
        <w:rPr>
          <w:lang w:val="sr-Cyrl-BA"/>
        </w:rPr>
        <w:t xml:space="preserve">сва обавјештења </w:t>
      </w:r>
      <w:r w:rsidRPr="009B5042">
        <w:rPr>
          <w:lang w:val="sr-Cyrl-BA"/>
        </w:rPr>
        <w:t xml:space="preserve">приказују у облику </w:t>
      </w:r>
      <w:r w:rsidRPr="00CE0D99">
        <w:rPr>
          <w:i/>
          <w:lang w:val="sr-Cyrl-BA"/>
        </w:rPr>
        <w:t>toast</w:t>
      </w:r>
      <w:r w:rsidRPr="009B5042">
        <w:rPr>
          <w:lang w:val="sr-Cyrl-BA"/>
        </w:rPr>
        <w:t xml:space="preserve"> порука у горњем десном д</w:t>
      </w:r>
      <w:r w:rsidR="00C73BA7">
        <w:rPr>
          <w:lang w:val="sr-Cyrl-BA"/>
        </w:rPr>
        <w:t>иј</w:t>
      </w:r>
      <w:r w:rsidRPr="009B5042">
        <w:rPr>
          <w:lang w:val="sr-Cyrl-BA"/>
        </w:rPr>
        <w:t>елу екрана</w:t>
      </w:r>
      <w:r w:rsidR="00CE0D99">
        <w:rPr>
          <w:lang w:val="sr-Cyrl-BA"/>
        </w:rPr>
        <w:t>. Додатно, сва обав</w:t>
      </w:r>
      <w:r w:rsidR="00C73BA7">
        <w:rPr>
          <w:lang w:val="sr-Cyrl-BA"/>
        </w:rPr>
        <w:t>ј</w:t>
      </w:r>
      <w:r w:rsidR="00CE0D99">
        <w:rPr>
          <w:lang w:val="sr-Cyrl-BA"/>
        </w:rPr>
        <w:t xml:space="preserve">ештења биће </w:t>
      </w:r>
      <w:r w:rsidRPr="009B5042">
        <w:rPr>
          <w:lang w:val="sr-Cyrl-BA"/>
        </w:rPr>
        <w:t>приказана у таб</w:t>
      </w:r>
      <w:r w:rsidR="00C73BA7">
        <w:rPr>
          <w:lang w:val="sr-Cyrl-BA"/>
        </w:rPr>
        <w:t xml:space="preserve">ели на страници </w:t>
      </w:r>
      <w:r w:rsidRPr="009B5042">
        <w:rPr>
          <w:i/>
          <w:lang w:val="sr-Cyrl-BA"/>
        </w:rPr>
        <w:t>Notifications</w:t>
      </w:r>
      <w:r w:rsidRPr="009B5042">
        <w:rPr>
          <w:lang w:val="sr-Cyrl-BA"/>
        </w:rPr>
        <w:t>.</w:t>
      </w:r>
      <w:r w:rsidR="00CE0D99">
        <w:rPr>
          <w:lang w:val="sr-Cyrl-BA"/>
        </w:rPr>
        <w:t xml:space="preserve"> </w:t>
      </w:r>
      <w:r w:rsidR="00640DEF">
        <w:rPr>
          <w:lang w:val="sr-Cyrl-BA"/>
        </w:rPr>
        <w:t xml:space="preserve"> Изглед те ст</w:t>
      </w:r>
      <w:r w:rsidR="00C73BA7">
        <w:rPr>
          <w:lang w:val="sr-Cyrl-BA"/>
        </w:rPr>
        <w:t>ранице представљен је на слици 6.2.4.3.1</w:t>
      </w:r>
      <w:r w:rsidR="00640DEF">
        <w:rPr>
          <w:lang w:val="sr-Cyrl-BA"/>
        </w:rPr>
        <w:t>.</w:t>
      </w:r>
    </w:p>
    <w:p w14:paraId="7EE365D8" w14:textId="3F1D85FD" w:rsidR="00640DEF" w:rsidRDefault="00DA06FF" w:rsidP="00640DEF">
      <w:pPr>
        <w:ind w:left="-284" w:firstLine="0"/>
        <w:rPr>
          <w:lang w:val="sr-Cyrl-BA"/>
        </w:rPr>
      </w:pPr>
      <w:r>
        <w:rPr>
          <w:noProof/>
          <w:lang w:val="en-US"/>
        </w:rPr>
        <w:drawing>
          <wp:inline distT="0" distB="0" distL="0" distR="0" wp14:anchorId="6AAA0623" wp14:editId="3BFB29CF">
            <wp:extent cx="5760720" cy="2122170"/>
            <wp:effectExtent l="190500" t="190500" r="182880" b="1828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нотитфикациј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122170"/>
                    </a:xfrm>
                    <a:prstGeom prst="rect">
                      <a:avLst/>
                    </a:prstGeom>
                    <a:ln>
                      <a:noFill/>
                    </a:ln>
                    <a:effectLst>
                      <a:outerShdw blurRad="190500" algn="tl" rotWithShape="0">
                        <a:srgbClr val="000000">
                          <a:alpha val="70000"/>
                        </a:srgbClr>
                      </a:outerShdw>
                    </a:effectLst>
                  </pic:spPr>
                </pic:pic>
              </a:graphicData>
            </a:graphic>
          </wp:inline>
        </w:drawing>
      </w:r>
    </w:p>
    <w:p w14:paraId="4E7ADFB6" w14:textId="1D649BEB" w:rsidR="008C1797" w:rsidRPr="002E49C7" w:rsidRDefault="00E0413B" w:rsidP="002E49C7">
      <w:pPr>
        <w:pStyle w:val="Caption"/>
        <w:rPr>
          <w:i/>
          <w:lang w:val="sr-Cyrl-BA"/>
        </w:rPr>
      </w:pPr>
      <w:r w:rsidRPr="00E0413B">
        <w:rPr>
          <w:i/>
          <w:lang w:val="sr-Cyrl-BA"/>
        </w:rPr>
        <w:t>Слика 6.2.4.3.1 Изглед странице за обавјештења</w:t>
      </w:r>
    </w:p>
    <w:p w14:paraId="66F87AF5" w14:textId="6A52DD75" w:rsidR="008C1797" w:rsidRDefault="00133CF6" w:rsidP="00133CF6">
      <w:pPr>
        <w:ind w:firstLine="284"/>
        <w:rPr>
          <w:lang w:val="sr-Cyrl-BA"/>
        </w:rPr>
      </w:pPr>
      <w:r>
        <w:rPr>
          <w:noProof/>
          <w:lang w:val="en-US"/>
        </w:rPr>
        <w:drawing>
          <wp:anchor distT="0" distB="0" distL="114300" distR="114300" simplePos="0" relativeHeight="251674624" behindDoc="0" locked="0" layoutInCell="1" allowOverlap="1" wp14:anchorId="4C37E7D2" wp14:editId="7E1663AF">
            <wp:simplePos x="0" y="0"/>
            <wp:positionH relativeFrom="column">
              <wp:posOffset>13970</wp:posOffset>
            </wp:positionH>
            <wp:positionV relativeFrom="paragraph">
              <wp:posOffset>1248410</wp:posOffset>
            </wp:positionV>
            <wp:extent cx="5695950" cy="2114550"/>
            <wp:effectExtent l="190500" t="190500" r="190500" b="19050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варнинг.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95950" cy="21145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C1797" w:rsidRPr="008C1797">
        <w:rPr>
          <w:lang w:val="sr-Cyrl-BA"/>
        </w:rPr>
        <w:t>Кориснику ће одговарајућа обав</w:t>
      </w:r>
      <w:r w:rsidR="008C1797">
        <w:rPr>
          <w:lang w:val="sr-Cyrl-BA"/>
        </w:rPr>
        <w:t>ј</w:t>
      </w:r>
      <w:r w:rsidR="008C1797" w:rsidRPr="008C1797">
        <w:rPr>
          <w:lang w:val="sr-Cyrl-BA"/>
        </w:rPr>
        <w:t xml:space="preserve">ештења бити достављена путем електронске поште. </w:t>
      </w:r>
      <w:r w:rsidR="00A37136">
        <w:rPr>
          <w:lang w:val="sr-Cyrl-BA"/>
        </w:rPr>
        <w:t>Може да очекује</w:t>
      </w:r>
      <w:r w:rsidR="008C1797" w:rsidRPr="008C1797">
        <w:rPr>
          <w:lang w:val="sr-Cyrl-BA"/>
        </w:rPr>
        <w:t xml:space="preserve"> два различита типа електронских порука –</w:t>
      </w:r>
      <w:r w:rsidR="002E49C7">
        <w:rPr>
          <w:lang w:val="sr-Cyrl-BA"/>
        </w:rPr>
        <w:t xml:space="preserve"> једна у формату упозорења, као што је приказано на слици 6.2.4.3.2</w:t>
      </w:r>
      <w:r w:rsidR="008C1797" w:rsidRPr="008C1797">
        <w:rPr>
          <w:lang w:val="sr-Cyrl-BA"/>
        </w:rPr>
        <w:t xml:space="preserve">, и друга у формату наредбе о евакуацији, </w:t>
      </w:r>
      <w:r w:rsidR="002E49C7">
        <w:rPr>
          <w:lang w:val="sr-Cyrl-BA"/>
        </w:rPr>
        <w:t xml:space="preserve">као </w:t>
      </w:r>
      <w:r w:rsidR="008C1797" w:rsidRPr="008C1797">
        <w:rPr>
          <w:lang w:val="sr-Cyrl-BA"/>
        </w:rPr>
        <w:t xml:space="preserve">што је </w:t>
      </w:r>
      <w:r w:rsidR="002E49C7">
        <w:rPr>
          <w:lang w:val="sr-Cyrl-BA"/>
        </w:rPr>
        <w:t>приказано на слици 6.2.4.3.3</w:t>
      </w:r>
      <w:r w:rsidR="008C1797" w:rsidRPr="008C1797">
        <w:rPr>
          <w:lang w:val="sr-Cyrl-BA"/>
        </w:rPr>
        <w:t>.</w:t>
      </w:r>
    </w:p>
    <w:p w14:paraId="6CA64669" w14:textId="0CE202F7" w:rsidR="00133CF6" w:rsidRPr="00CC1FD1" w:rsidRDefault="00133CF6" w:rsidP="00133CF6">
      <w:pPr>
        <w:pStyle w:val="Caption"/>
        <w:rPr>
          <w:i/>
          <w:lang w:val="sr-Cyrl-BA"/>
        </w:rPr>
      </w:pPr>
      <w:r w:rsidRPr="00CC1FD1">
        <w:rPr>
          <w:i/>
          <w:lang w:val="sr-Cyrl-BA"/>
        </w:rPr>
        <w:t>Слика 6.2.4.3.2 Садржај мејла упозорења</w:t>
      </w:r>
    </w:p>
    <w:p w14:paraId="12334FDB" w14:textId="45EE34AA" w:rsidR="00A37136" w:rsidRDefault="00CC1FD1" w:rsidP="00CC1FD1">
      <w:pPr>
        <w:ind w:firstLine="284"/>
        <w:rPr>
          <w:lang w:val="sr-Cyrl-BA"/>
        </w:rPr>
      </w:pPr>
      <w:r>
        <w:rPr>
          <w:noProof/>
          <w:lang w:val="en-US"/>
        </w:rPr>
        <w:lastRenderedPageBreak/>
        <w:drawing>
          <wp:anchor distT="0" distB="0" distL="114300" distR="114300" simplePos="0" relativeHeight="251683840" behindDoc="0" locked="0" layoutInCell="1" allowOverlap="1" wp14:anchorId="49C657F1" wp14:editId="3979509D">
            <wp:simplePos x="0" y="0"/>
            <wp:positionH relativeFrom="column">
              <wp:posOffset>-17780</wp:posOffset>
            </wp:positionH>
            <wp:positionV relativeFrom="paragraph">
              <wp:posOffset>1242060</wp:posOffset>
            </wp:positionV>
            <wp:extent cx="5760720" cy="1222375"/>
            <wp:effectExtent l="190500" t="190500" r="182880" b="1873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евацуате.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222375"/>
                    </a:xfrm>
                    <a:prstGeom prst="rect">
                      <a:avLst/>
                    </a:prstGeom>
                    <a:ln>
                      <a:noFill/>
                    </a:ln>
                    <a:effectLst>
                      <a:outerShdw blurRad="190500" algn="tl" rotWithShape="0">
                        <a:srgbClr val="000000">
                          <a:alpha val="70000"/>
                        </a:srgbClr>
                      </a:outerShdw>
                    </a:effectLst>
                  </pic:spPr>
                </pic:pic>
              </a:graphicData>
            </a:graphic>
          </wp:anchor>
        </w:drawing>
      </w:r>
      <w:r w:rsidR="00CA0EAA">
        <w:rPr>
          <w:lang w:val="sr-Cyrl-BA"/>
        </w:rPr>
        <w:t>Корисници типа радник одржавања система и администратор имају могућност да</w:t>
      </w:r>
      <w:r w:rsidR="001930D8" w:rsidRPr="001930D8">
        <w:rPr>
          <w:lang w:val="sr-Cyrl-BA"/>
        </w:rPr>
        <w:t xml:space="preserve"> уколико прим</w:t>
      </w:r>
      <w:r w:rsidR="00CA0EAA">
        <w:rPr>
          <w:lang w:val="sr-Cyrl-BA"/>
        </w:rPr>
        <w:t>иј</w:t>
      </w:r>
      <w:r w:rsidR="001930D8" w:rsidRPr="001930D8">
        <w:rPr>
          <w:lang w:val="sr-Cyrl-BA"/>
        </w:rPr>
        <w:t>ете необичне изм</w:t>
      </w:r>
      <w:r w:rsidR="00CA0EAA">
        <w:rPr>
          <w:lang w:val="sr-Cyrl-BA"/>
        </w:rPr>
        <w:t>ј</w:t>
      </w:r>
      <w:r w:rsidR="001930D8" w:rsidRPr="001930D8">
        <w:rPr>
          <w:lang w:val="sr-Cyrl-BA"/>
        </w:rPr>
        <w:t>ерен</w:t>
      </w:r>
      <w:r w:rsidR="001930D8">
        <w:rPr>
          <w:lang w:val="sr-Cyrl-BA"/>
        </w:rPr>
        <w:t xml:space="preserve">е вриједности, кликну на дугме </w:t>
      </w:r>
      <w:r w:rsidR="00CA0EAA">
        <w:rPr>
          <w:lang w:val="sr-Cyrl-BA"/>
        </w:rPr>
        <w:t>„</w:t>
      </w:r>
      <w:r w:rsidR="001930D8" w:rsidRPr="001930D8">
        <w:rPr>
          <w:i/>
          <w:lang w:val="sr-Cyrl-BA"/>
        </w:rPr>
        <w:t>Alert All</w:t>
      </w:r>
      <w:r w:rsidR="00CA0EAA">
        <w:rPr>
          <w:i/>
          <w:lang w:val="sr-Cyrl-BA"/>
        </w:rPr>
        <w:t>“</w:t>
      </w:r>
      <w:r w:rsidR="001930D8" w:rsidRPr="001930D8">
        <w:rPr>
          <w:lang w:val="sr-Cyrl-BA"/>
        </w:rPr>
        <w:t>. Овом акцијом</w:t>
      </w:r>
      <w:r w:rsidR="001930D8">
        <w:rPr>
          <w:lang w:val="sr-Cyrl-BA"/>
        </w:rPr>
        <w:t xml:space="preserve">, </w:t>
      </w:r>
      <w:r w:rsidR="00CA0EAA">
        <w:rPr>
          <w:lang w:val="sr-Cyrl-BA"/>
        </w:rPr>
        <w:t>мејлом</w:t>
      </w:r>
      <w:r w:rsidR="001930D8">
        <w:rPr>
          <w:lang w:val="sr-Cyrl-BA"/>
        </w:rPr>
        <w:t xml:space="preserve"> ће бити упућен</w:t>
      </w:r>
      <w:r w:rsidR="00CA0EAA">
        <w:rPr>
          <w:lang w:val="sr-Cyrl-BA"/>
        </w:rPr>
        <w:t>о</w:t>
      </w:r>
      <w:r w:rsidR="001930D8">
        <w:rPr>
          <w:lang w:val="sr-Cyrl-BA"/>
        </w:rPr>
        <w:t xml:space="preserve"> наређење </w:t>
      </w:r>
      <w:r w:rsidR="001930D8" w:rsidRPr="001930D8">
        <w:rPr>
          <w:lang w:val="sr-Cyrl-BA"/>
        </w:rPr>
        <w:t>свим запосленима тренутно присутним у згради, сугеришући да хитно напусте зграду, како је приказано на слици</w:t>
      </w:r>
      <w:r w:rsidR="00624EC6">
        <w:rPr>
          <w:lang w:val="sr-Cyrl-BA"/>
        </w:rPr>
        <w:t xml:space="preserve"> 6.2.4.3.3</w:t>
      </w:r>
      <w:r w:rsidR="001930D8" w:rsidRPr="001930D8">
        <w:rPr>
          <w:lang w:val="sr-Cyrl-BA"/>
        </w:rPr>
        <w:t>.</w:t>
      </w:r>
    </w:p>
    <w:p w14:paraId="34232AA8" w14:textId="7A2516B1" w:rsidR="00CC1FD1" w:rsidRPr="00CC1FD1" w:rsidRDefault="00C22C00" w:rsidP="00CC1FD1">
      <w:pPr>
        <w:pStyle w:val="Caption"/>
        <w:rPr>
          <w:i/>
          <w:lang w:val="sr-Cyrl-BA"/>
        </w:rPr>
      </w:pPr>
      <w:r>
        <w:rPr>
          <w:i/>
          <w:lang w:val="sr-Cyrl-BA"/>
        </w:rPr>
        <w:t>Слика 6.2.4.3.3</w:t>
      </w:r>
      <w:r w:rsidR="00CC1FD1" w:rsidRPr="00CC1FD1">
        <w:rPr>
          <w:i/>
          <w:lang w:val="sr-Cyrl-BA"/>
        </w:rPr>
        <w:t xml:space="preserve"> Садржај мејла </w:t>
      </w:r>
      <w:r w:rsidR="00CC1FD1">
        <w:rPr>
          <w:i/>
          <w:lang w:val="sr-Cyrl-BA"/>
        </w:rPr>
        <w:t>наређења о евакуацији</w:t>
      </w:r>
    </w:p>
    <w:p w14:paraId="31967C86" w14:textId="0A2B5468" w:rsidR="00AC7B6C" w:rsidRPr="00614AF8" w:rsidRDefault="00AC7B6C" w:rsidP="00AC7B6C">
      <w:pPr>
        <w:pStyle w:val="Heading4"/>
        <w:rPr>
          <w:b w:val="0"/>
          <w:lang w:val="sr-Cyrl-BA"/>
        </w:rPr>
      </w:pPr>
      <w:r w:rsidRPr="00614AF8">
        <w:rPr>
          <w:b w:val="0"/>
          <w:lang w:val="sr-Cyrl-BA"/>
        </w:rPr>
        <w:t>Одјава</w:t>
      </w:r>
    </w:p>
    <w:p w14:paraId="21C3E172" w14:textId="77777777" w:rsidR="00CA381A" w:rsidRDefault="00AC7B6C" w:rsidP="001E2C59">
      <w:pPr>
        <w:rPr>
          <w:ins w:id="101" w:author="Vladimir Dimitrieski" w:date="2024-02-02T20:51:00Z"/>
          <w:lang w:val="sr-Cyrl-BA"/>
        </w:rPr>
      </w:pPr>
      <w:r>
        <w:rPr>
          <w:lang w:val="sr-Cyrl-BA"/>
        </w:rPr>
        <w:t xml:space="preserve">Корисник се може одјавити из система кликом на дугме </w:t>
      </w:r>
      <w:r w:rsidR="00DC7E12">
        <w:rPr>
          <w:lang w:val="sr-Cyrl-BA"/>
        </w:rPr>
        <w:t>„</w:t>
      </w:r>
      <w:r w:rsidRPr="00AC7B6C">
        <w:rPr>
          <w:i/>
        </w:rPr>
        <w:t>Log Out</w:t>
      </w:r>
      <w:r w:rsidR="00DC7E12">
        <w:rPr>
          <w:i/>
          <w:lang w:val="sr-Cyrl-BA"/>
        </w:rPr>
        <w:t>“</w:t>
      </w:r>
      <w:r>
        <w:t xml:space="preserve"> </w:t>
      </w:r>
      <w:r w:rsidR="00CA381A">
        <w:rPr>
          <w:lang w:val="sr-Cyrl-BA"/>
        </w:rPr>
        <w:t xml:space="preserve">у навигационом </w:t>
      </w:r>
      <w:commentRangeStart w:id="102"/>
      <w:r w:rsidR="00DC7E12" w:rsidRPr="00DC7E12">
        <w:rPr>
          <w:i/>
          <w:lang w:val="en-US"/>
        </w:rPr>
        <w:t>men</w:t>
      </w:r>
      <w:r w:rsidR="00C56F3B">
        <w:rPr>
          <w:i/>
          <w:lang w:val="en-US"/>
        </w:rPr>
        <w:t>u</w:t>
      </w:r>
      <w:commentRangeEnd w:id="102"/>
      <w:r w:rsidR="001E2C59">
        <w:rPr>
          <w:rStyle w:val="CommentReference"/>
          <w:lang w:eastAsia="ar-SA"/>
        </w:rPr>
        <w:commentReference w:id="102"/>
      </w:r>
      <w:r w:rsidR="00DC7E12">
        <w:rPr>
          <w:lang w:val="en-US"/>
        </w:rPr>
        <w:t>-</w:t>
      </w:r>
      <w:r>
        <w:rPr>
          <w:lang w:val="sr-Cyrl-BA"/>
        </w:rPr>
        <w:t>у.</w:t>
      </w:r>
    </w:p>
    <w:p w14:paraId="5ED2A534" w14:textId="5FF7A296" w:rsidR="001E2C59" w:rsidRDefault="001E2C59" w:rsidP="001E2C59">
      <w:pPr>
        <w:rPr>
          <w:lang w:val="sr-Cyrl-BA"/>
        </w:rPr>
        <w:sectPr w:rsidR="001E2C59" w:rsidSect="00F65BA9">
          <w:headerReference w:type="default" r:id="rId51"/>
          <w:footerReference w:type="default" r:id="rId52"/>
          <w:pgSz w:w="11907" w:h="16840" w:code="9"/>
          <w:pgMar w:top="1134" w:right="1417" w:bottom="1134" w:left="1418" w:header="567" w:footer="567" w:gutter="0"/>
          <w:cols w:space="720"/>
        </w:sectPr>
        <w:pPrChange w:id="103" w:author="Vladimir Dimitrieski" w:date="2024-02-02T20:51:00Z">
          <w:pPr>
            <w:jc w:val="left"/>
          </w:pPr>
        </w:pPrChange>
      </w:pPr>
    </w:p>
    <w:p w14:paraId="151C3D89" w14:textId="116CDA36" w:rsidR="00593B33" w:rsidRDefault="00593B33" w:rsidP="00593B33">
      <w:pPr>
        <w:pStyle w:val="Heading1"/>
        <w:rPr>
          <w:lang w:val="sr-Cyrl-BA"/>
        </w:rPr>
      </w:pPr>
      <w:bookmarkStart w:id="104" w:name="_Toc157367334"/>
      <w:r>
        <w:rPr>
          <w:lang w:val="sr-Cyrl-BA"/>
        </w:rPr>
        <w:lastRenderedPageBreak/>
        <w:t>Приједлози за даља усавршавања</w:t>
      </w:r>
      <w:bookmarkEnd w:id="104"/>
    </w:p>
    <w:p w14:paraId="595B6878" w14:textId="7894FA3C" w:rsidR="00F82EC3" w:rsidRPr="00F82EC3" w:rsidRDefault="00F012A0" w:rsidP="0045304E">
      <w:pPr>
        <w:ind w:firstLine="284"/>
        <w:rPr>
          <w:lang w:val="sr-Cyrl-BA"/>
        </w:rPr>
      </w:pPr>
      <w:r>
        <w:rPr>
          <w:lang w:val="sr-Cyrl-BA"/>
        </w:rPr>
        <w:t>У</w:t>
      </w:r>
      <w:r w:rsidR="00902057">
        <w:rPr>
          <w:lang w:val="sr-Cyrl-BA"/>
        </w:rPr>
        <w:t>пркос томе што и</w:t>
      </w:r>
      <w:r w:rsidR="00902057" w:rsidRPr="00902057">
        <w:rPr>
          <w:lang w:val="sr-Cyrl-BA"/>
        </w:rPr>
        <w:t xml:space="preserve">нформациони систем већ </w:t>
      </w:r>
      <w:r w:rsidR="00902057">
        <w:rPr>
          <w:lang w:val="sr-Cyrl-BA"/>
        </w:rPr>
        <w:t>пружа кориснику заокружен скуп функционалности</w:t>
      </w:r>
      <w:r w:rsidR="00902057" w:rsidRPr="00902057">
        <w:rPr>
          <w:lang w:val="sr-Cyrl-BA"/>
        </w:rPr>
        <w:t xml:space="preserve">, постоји </w:t>
      </w:r>
      <w:r w:rsidR="00902057">
        <w:rPr>
          <w:lang w:val="sr-Cyrl-BA"/>
        </w:rPr>
        <w:t>простор</w:t>
      </w:r>
      <w:r w:rsidR="00902057" w:rsidRPr="00902057">
        <w:rPr>
          <w:lang w:val="sr-Cyrl-BA"/>
        </w:rPr>
        <w:t xml:space="preserve"> </w:t>
      </w:r>
      <w:r w:rsidR="00826083">
        <w:rPr>
          <w:lang w:val="sr-Cyrl-BA"/>
        </w:rPr>
        <w:t>за надоградњу и усавршавање</w:t>
      </w:r>
      <w:r w:rsidR="00902057" w:rsidRPr="00902057">
        <w:rPr>
          <w:lang w:val="sr-Cyrl-BA"/>
        </w:rPr>
        <w:t>.</w:t>
      </w:r>
      <w:r w:rsidR="00826083">
        <w:rPr>
          <w:lang w:val="sr-Cyrl-BA"/>
        </w:rPr>
        <w:t xml:space="preserve"> </w:t>
      </w:r>
      <w:r>
        <w:rPr>
          <w:lang w:val="sr-Cyrl-BA"/>
        </w:rPr>
        <w:t xml:space="preserve">Узимајући у обзир </w:t>
      </w:r>
      <w:r w:rsidR="00826083" w:rsidRPr="00826083">
        <w:rPr>
          <w:lang w:val="sr-Cyrl-BA"/>
        </w:rPr>
        <w:t xml:space="preserve"> предвиђену дуготрајну употребу система и очекивани експоненцијални раст броја корисника и података, </w:t>
      </w:r>
      <w:r w:rsidR="00826083">
        <w:rPr>
          <w:lang w:val="sr-Cyrl-BA"/>
        </w:rPr>
        <w:t>потребно је истражити</w:t>
      </w:r>
      <w:r w:rsidR="00826083" w:rsidRPr="00826083">
        <w:rPr>
          <w:lang w:val="sr-Cyrl-BA"/>
        </w:rPr>
        <w:t xml:space="preserve"> могућности </w:t>
      </w:r>
      <w:r>
        <w:rPr>
          <w:lang w:val="sr-Cyrl-BA"/>
        </w:rPr>
        <w:t>надоградње</w:t>
      </w:r>
      <w:r w:rsidR="00826083" w:rsidRPr="00826083">
        <w:rPr>
          <w:lang w:val="sr-Cyrl-BA"/>
        </w:rPr>
        <w:t xml:space="preserve"> безб</w:t>
      </w:r>
      <w:r>
        <w:rPr>
          <w:lang w:val="sr-Cyrl-BA"/>
        </w:rPr>
        <w:t>ј</w:t>
      </w:r>
      <w:r w:rsidR="00826083" w:rsidRPr="00826083">
        <w:rPr>
          <w:lang w:val="sr-Cyrl-BA"/>
        </w:rPr>
        <w:t xml:space="preserve">едности, оптимизације </w:t>
      </w:r>
      <w:r>
        <w:rPr>
          <w:lang w:val="sr-Cyrl-BA"/>
        </w:rPr>
        <w:t xml:space="preserve">базе </w:t>
      </w:r>
      <w:r w:rsidR="00826083" w:rsidRPr="00826083">
        <w:rPr>
          <w:lang w:val="sr-Cyrl-BA"/>
        </w:rPr>
        <w:t>и одржавања</w:t>
      </w:r>
      <w:r>
        <w:rPr>
          <w:lang w:val="sr-Cyrl-BA"/>
        </w:rPr>
        <w:t xml:space="preserve"> система</w:t>
      </w:r>
      <w:r w:rsidR="00826083" w:rsidRPr="00826083">
        <w:rPr>
          <w:lang w:val="sr-Cyrl-BA"/>
        </w:rPr>
        <w:t>.</w:t>
      </w:r>
      <w:r w:rsidR="00826083">
        <w:rPr>
          <w:lang w:val="sr-Cyrl-BA"/>
        </w:rPr>
        <w:t xml:space="preserve"> У наставку ће бити објашњени могући начини </w:t>
      </w:r>
      <w:r>
        <w:rPr>
          <w:lang w:val="sr-Cyrl-BA"/>
        </w:rPr>
        <w:t>надоградње наведен</w:t>
      </w:r>
      <w:r w:rsidR="00826083">
        <w:rPr>
          <w:lang w:val="sr-Cyrl-BA"/>
        </w:rPr>
        <w:t>их аспеката система.</w:t>
      </w:r>
    </w:p>
    <w:p w14:paraId="292E7591" w14:textId="4F05A923" w:rsidR="00826083" w:rsidRPr="00826083" w:rsidRDefault="00826083" w:rsidP="00826083">
      <w:pPr>
        <w:pStyle w:val="Heading2"/>
        <w:rPr>
          <w:lang w:val="sr-Cyrl-BA"/>
        </w:rPr>
      </w:pPr>
      <w:bookmarkStart w:id="105" w:name="_Toc157367335"/>
      <w:r>
        <w:rPr>
          <w:lang w:val="sr-Cyrl-BA"/>
        </w:rPr>
        <w:t>Безбједност с</w:t>
      </w:r>
      <w:r w:rsidR="00F82EC3" w:rsidRPr="00F82EC3">
        <w:rPr>
          <w:lang w:val="sr-Cyrl-BA"/>
        </w:rPr>
        <w:t>истема</w:t>
      </w:r>
      <w:bookmarkEnd w:id="105"/>
    </w:p>
    <w:p w14:paraId="05D0D723" w14:textId="7473AF1A" w:rsidR="00826083" w:rsidRPr="00EC2841" w:rsidRDefault="00826083" w:rsidP="000B25C3">
      <w:pPr>
        <w:ind w:firstLine="284"/>
        <w:rPr>
          <w:lang w:val="en-US"/>
        </w:rPr>
      </w:pPr>
      <w:r w:rsidRPr="00826083">
        <w:rPr>
          <w:lang w:val="sr-Cyrl-BA"/>
        </w:rPr>
        <w:t>У св</w:t>
      </w:r>
      <w:r w:rsidR="00EA2C96">
        <w:rPr>
          <w:lang w:val="sr-Cyrl-BA"/>
        </w:rPr>
        <w:t>иј</w:t>
      </w:r>
      <w:r w:rsidRPr="00826083">
        <w:rPr>
          <w:lang w:val="sr-Cyrl-BA"/>
        </w:rPr>
        <w:t>ету гд</w:t>
      </w:r>
      <w:r w:rsidR="00EA2C96">
        <w:rPr>
          <w:lang w:val="sr-Cyrl-BA"/>
        </w:rPr>
        <w:t>ј</w:t>
      </w:r>
      <w:r w:rsidRPr="00826083">
        <w:rPr>
          <w:lang w:val="sr-Cyrl-BA"/>
        </w:rPr>
        <w:t>е je безб</w:t>
      </w:r>
      <w:r w:rsidR="00EA2C96">
        <w:rPr>
          <w:lang w:val="sr-Cyrl-BA"/>
        </w:rPr>
        <w:t>једност података од кљ</w:t>
      </w:r>
      <w:r w:rsidRPr="00826083">
        <w:rPr>
          <w:lang w:val="sr-Cyrl-BA"/>
        </w:rPr>
        <w:t xml:space="preserve">учне важности, тренутна употреба нешифрованог </w:t>
      </w:r>
      <w:r w:rsidRPr="00EA2C96">
        <w:rPr>
          <w:i/>
          <w:lang w:val="sr-Cyrl-BA"/>
        </w:rPr>
        <w:t>HTTP</w:t>
      </w:r>
      <w:r w:rsidRPr="00826083">
        <w:rPr>
          <w:lang w:val="sr-Cyrl-BA"/>
        </w:rPr>
        <w:t xml:space="preserve"> протокола представља потенцијалну пр</w:t>
      </w:r>
      <w:r w:rsidR="00EA2C96">
        <w:rPr>
          <w:lang w:val="sr-Cyrl-BA"/>
        </w:rPr>
        <w:t>иј</w:t>
      </w:r>
      <w:r w:rsidRPr="00826083">
        <w:rPr>
          <w:lang w:val="sr-Cyrl-BA"/>
        </w:rPr>
        <w:t xml:space="preserve">етњу интегритету </w:t>
      </w:r>
      <w:r w:rsidR="00EA2C96">
        <w:rPr>
          <w:lang w:val="sr-Cyrl-BA"/>
        </w:rPr>
        <w:t>података</w:t>
      </w:r>
      <w:r w:rsidRPr="00826083">
        <w:rPr>
          <w:lang w:val="sr-Cyrl-BA"/>
        </w:rPr>
        <w:t xml:space="preserve">. Прелазак на </w:t>
      </w:r>
      <w:r w:rsidRPr="00EA2C96">
        <w:rPr>
          <w:i/>
          <w:lang w:val="sr-Cyrl-BA"/>
        </w:rPr>
        <w:t>HTTPS</w:t>
      </w:r>
      <w:r w:rsidRPr="00826083">
        <w:rPr>
          <w:lang w:val="sr-Cyrl-BA"/>
        </w:rPr>
        <w:t>, енкриптовани протокол комуникације, не само да пружа заштиту од прислушкивања, већ и осигурава аутентичност комуникације између кл</w:t>
      </w:r>
      <w:r w:rsidR="00EA2C96">
        <w:rPr>
          <w:lang w:val="sr-Cyrl-BA"/>
        </w:rPr>
        <w:t>ијента и сервера. Ова надоградња би</w:t>
      </w:r>
      <w:r w:rsidRPr="00826083">
        <w:rPr>
          <w:lang w:val="sr-Cyrl-BA"/>
        </w:rPr>
        <w:t xml:space="preserve"> обезб</w:t>
      </w:r>
      <w:r w:rsidR="00EA2C96">
        <w:rPr>
          <w:lang w:val="sr-Cyrl-BA"/>
        </w:rPr>
        <w:t>иједила</w:t>
      </w:r>
      <w:r w:rsidRPr="00826083">
        <w:rPr>
          <w:lang w:val="sr-Cyrl-BA"/>
        </w:rPr>
        <w:t xml:space="preserve"> сигурну разм</w:t>
      </w:r>
      <w:r w:rsidR="00EA2C96">
        <w:rPr>
          <w:lang w:val="sr-Cyrl-BA"/>
        </w:rPr>
        <w:t>ј</w:t>
      </w:r>
      <w:r w:rsidRPr="00826083">
        <w:rPr>
          <w:lang w:val="sr-Cyrl-BA"/>
        </w:rPr>
        <w:t xml:space="preserve">ену података између крајњих корисника и система, минимизирајући ризик од потенцијалних напада и недозвољеног приступа </w:t>
      </w:r>
      <w:r w:rsidR="00EA2C96">
        <w:rPr>
          <w:lang w:val="sr-Cyrl-BA"/>
        </w:rPr>
        <w:t>подацима</w:t>
      </w:r>
      <w:r w:rsidRPr="00826083">
        <w:rPr>
          <w:lang w:val="sr-Cyrl-BA"/>
        </w:rPr>
        <w:t>.</w:t>
      </w:r>
    </w:p>
    <w:p w14:paraId="2AA6119E" w14:textId="3F783B9E" w:rsidR="00D463AA" w:rsidRPr="00D463AA" w:rsidRDefault="00D463AA" w:rsidP="000B25C3">
      <w:pPr>
        <w:ind w:firstLine="284"/>
        <w:rPr>
          <w:lang w:val="sr-Cyrl-BA"/>
        </w:rPr>
      </w:pPr>
      <w:r>
        <w:t>A</w:t>
      </w:r>
      <w:r>
        <w:rPr>
          <w:lang w:val="sr-Cyrl-BA"/>
        </w:rPr>
        <w:t xml:space="preserve">утентикација у тренутном систему </w:t>
      </w:r>
      <w:r>
        <w:t xml:space="preserve">ce </w:t>
      </w:r>
      <w:r>
        <w:rPr>
          <w:lang w:val="sr-Cyrl-BA"/>
        </w:rPr>
        <w:t>ослањa</w:t>
      </w:r>
      <w:r>
        <w:t xml:space="preserve"> </w:t>
      </w:r>
      <w:r>
        <w:rPr>
          <w:lang w:val="sr-Cyrl-BA"/>
        </w:rPr>
        <w:t>на</w:t>
      </w:r>
      <w:r w:rsidRPr="00D463AA">
        <w:rPr>
          <w:lang w:val="sr-Cyrl-BA"/>
        </w:rPr>
        <w:t xml:space="preserve"> </w:t>
      </w:r>
      <w:r w:rsidRPr="000B25C3">
        <w:rPr>
          <w:i/>
          <w:lang w:val="sr-Cyrl-BA"/>
        </w:rPr>
        <w:t>JSON</w:t>
      </w:r>
      <w:r w:rsidRPr="00D463AA">
        <w:rPr>
          <w:lang w:val="sr-Cyrl-BA"/>
        </w:rPr>
        <w:t xml:space="preserve"> токене, гд</w:t>
      </w:r>
      <w:r w:rsidR="000B25C3">
        <w:rPr>
          <w:lang w:val="sr-Cyrl-BA"/>
        </w:rPr>
        <w:t>ј</w:t>
      </w:r>
      <w:r w:rsidRPr="00D463AA">
        <w:rPr>
          <w:lang w:val="sr-Cyrl-BA"/>
        </w:rPr>
        <w:t xml:space="preserve">е само корисници са важећим токеном могу приступити систему. </w:t>
      </w:r>
      <w:r>
        <w:rPr>
          <w:lang w:val="sr-Cyrl-BA"/>
        </w:rPr>
        <w:t xml:space="preserve">Тренутни систем имплементира ауторизацију на ниву клијентског дијела апликације, што подразумијева да видљивост одређених команди на корисничком интерфејсу зависи од улоге корисника у систему. </w:t>
      </w:r>
    </w:p>
    <w:p w14:paraId="1BF9CEDA" w14:textId="77777777" w:rsidR="00960579" w:rsidRDefault="00D463AA" w:rsidP="000B25C3">
      <w:pPr>
        <w:ind w:firstLine="284"/>
        <w:rPr>
          <w:lang w:val="sr-Cyrl-BA"/>
        </w:rPr>
        <w:sectPr w:rsidR="00960579" w:rsidSect="00F65BA9">
          <w:headerReference w:type="default" r:id="rId53"/>
          <w:footerReference w:type="default" r:id="rId54"/>
          <w:pgSz w:w="11907" w:h="16840" w:code="9"/>
          <w:pgMar w:top="1134" w:right="1417" w:bottom="1134" w:left="1418" w:header="567" w:footer="567" w:gutter="0"/>
          <w:cols w:space="720"/>
        </w:sectPr>
      </w:pPr>
      <w:r w:rsidRPr="00D463AA">
        <w:rPr>
          <w:lang w:val="sr-Cyrl-BA"/>
        </w:rPr>
        <w:t xml:space="preserve">Оно што би додатно </w:t>
      </w:r>
      <w:r w:rsidRPr="00115746">
        <w:rPr>
          <w:lang w:val="sr-Cyrl-BA"/>
        </w:rPr>
        <w:t>унаприједило систем јесте увођење концеп</w:t>
      </w:r>
      <w:r w:rsidR="0025360E">
        <w:rPr>
          <w:lang w:val="sr-Cyrl-BA"/>
        </w:rPr>
        <w:t>та дозвола на нивоу серверског дијела</w:t>
      </w:r>
      <w:r w:rsidRPr="00115746">
        <w:rPr>
          <w:lang w:val="sr-Cyrl-BA"/>
        </w:rPr>
        <w:t>, како би се спр</w:t>
      </w:r>
      <w:r w:rsidR="0049109F">
        <w:rPr>
          <w:lang w:val="sr-Cyrl-BA"/>
        </w:rPr>
        <w:t>ијечило потенцијално обилажење</w:t>
      </w:r>
      <w:r w:rsidR="0025360E">
        <w:rPr>
          <w:lang w:val="sr-Cyrl-BA"/>
        </w:rPr>
        <w:t xml:space="preserve"> ауторизације на клијентском дијелу</w:t>
      </w:r>
      <w:r w:rsidRPr="00115746">
        <w:rPr>
          <w:lang w:val="sr-Cyrl-BA"/>
        </w:rPr>
        <w:t>. Додавањ</w:t>
      </w:r>
      <w:r w:rsidRPr="00D463AA">
        <w:rPr>
          <w:lang w:val="sr-Cyrl-BA"/>
        </w:rPr>
        <w:t xml:space="preserve">ем овог додатног слоја дозвола на </w:t>
      </w:r>
      <w:r w:rsidR="0025360E">
        <w:rPr>
          <w:lang w:val="sr-Cyrl-BA"/>
        </w:rPr>
        <w:t xml:space="preserve">серверској страни </w:t>
      </w:r>
      <w:r w:rsidRPr="00D463AA">
        <w:rPr>
          <w:lang w:val="sr-Cyrl-BA"/>
        </w:rPr>
        <w:t xml:space="preserve"> постигло би се додатно ојачавање безб</w:t>
      </w:r>
      <w:r w:rsidR="00B474AA">
        <w:rPr>
          <w:lang w:val="sr-Cyrl-BA"/>
        </w:rPr>
        <w:t>једности система. П</w:t>
      </w:r>
      <w:r w:rsidRPr="00D463AA">
        <w:rPr>
          <w:lang w:val="sr-Cyrl-BA"/>
        </w:rPr>
        <w:t xml:space="preserve">рецизна контрола приступа ресурсима осигурала би да само корисници са одговарајућим дозволама могу </w:t>
      </w:r>
    </w:p>
    <w:p w14:paraId="1015F353" w14:textId="164624AD" w:rsidR="00F82EC3" w:rsidRPr="00F82EC3" w:rsidRDefault="00D463AA" w:rsidP="00960579">
      <w:pPr>
        <w:ind w:firstLine="0"/>
        <w:rPr>
          <w:lang w:val="sr-Cyrl-BA"/>
        </w:rPr>
      </w:pPr>
      <w:r w:rsidRPr="00D463AA">
        <w:rPr>
          <w:lang w:val="sr-Cyrl-BA"/>
        </w:rPr>
        <w:lastRenderedPageBreak/>
        <w:t xml:space="preserve">извршавати одређене акције, неовисно о информацијама које су доступне на корисничком </w:t>
      </w:r>
      <w:r w:rsidR="0025360E">
        <w:rPr>
          <w:lang w:val="sr-Cyrl-BA"/>
        </w:rPr>
        <w:t>интерфејсу</w:t>
      </w:r>
      <w:r w:rsidRPr="00D463AA">
        <w:rPr>
          <w:lang w:val="sr-Cyrl-BA"/>
        </w:rPr>
        <w:t>. Овај корак осигурава да чак и ако корисник има важећи токен, његов приступ одређеним д</w:t>
      </w:r>
      <w:r w:rsidR="00B474AA">
        <w:rPr>
          <w:lang w:val="sr-Cyrl-BA"/>
        </w:rPr>
        <w:t>иј</w:t>
      </w:r>
      <w:r w:rsidRPr="00D463AA">
        <w:rPr>
          <w:lang w:val="sr-Cyrl-BA"/>
        </w:rPr>
        <w:t>еловима система биће додатно контролисан и ограничен према дефинисаним дозволама. Ова побољшања чине систем отпорнијим на потенцијалне безб</w:t>
      </w:r>
      <w:r w:rsidR="00B474AA">
        <w:rPr>
          <w:lang w:val="sr-Cyrl-BA"/>
        </w:rPr>
        <w:t>ј</w:t>
      </w:r>
      <w:r w:rsidRPr="00D463AA">
        <w:rPr>
          <w:lang w:val="sr-Cyrl-BA"/>
        </w:rPr>
        <w:t>едносне пр</w:t>
      </w:r>
      <w:r w:rsidR="00B474AA">
        <w:rPr>
          <w:lang w:val="sr-Cyrl-BA"/>
        </w:rPr>
        <w:t>иј</w:t>
      </w:r>
      <w:r w:rsidRPr="00D463AA">
        <w:rPr>
          <w:lang w:val="sr-Cyrl-BA"/>
        </w:rPr>
        <w:t>етње и смањују ризик од неовлаштеног приступа.</w:t>
      </w:r>
    </w:p>
    <w:p w14:paraId="35246589" w14:textId="36533752" w:rsidR="00F82EC3" w:rsidRPr="00F82EC3" w:rsidRDefault="00614AF8" w:rsidP="00F82EC3">
      <w:pPr>
        <w:pStyle w:val="Heading2"/>
        <w:rPr>
          <w:lang w:val="sr-Cyrl-BA"/>
        </w:rPr>
      </w:pPr>
      <w:bookmarkStart w:id="106" w:name="_Toc157367336"/>
      <w:r>
        <w:rPr>
          <w:lang w:val="sr-Cyrl-BA"/>
        </w:rPr>
        <w:t xml:space="preserve">Евиденција </w:t>
      </w:r>
      <w:r w:rsidR="004D4A4A">
        <w:rPr>
          <w:lang w:val="sr-Cyrl-BA"/>
        </w:rPr>
        <w:t>записа</w:t>
      </w:r>
      <w:r w:rsidR="002D75E6">
        <w:rPr>
          <w:lang w:val="sr-Cyrl-BA"/>
        </w:rPr>
        <w:t xml:space="preserve"> (енг. </w:t>
      </w:r>
      <w:r w:rsidR="002D75E6" w:rsidRPr="002D75E6">
        <w:rPr>
          <w:i/>
          <w:lang w:val="en-US"/>
        </w:rPr>
        <w:t>log</w:t>
      </w:r>
      <w:r w:rsidR="002D75E6">
        <w:rPr>
          <w:lang w:val="en-US"/>
        </w:rPr>
        <w:t>)</w:t>
      </w:r>
      <w:bookmarkEnd w:id="106"/>
    </w:p>
    <w:p w14:paraId="5A9001B8" w14:textId="526117D0" w:rsidR="00F82EC3" w:rsidRPr="00F82EC3" w:rsidRDefault="00F82EC3" w:rsidP="00997F9C">
      <w:pPr>
        <w:ind w:firstLine="284"/>
        <w:rPr>
          <w:lang w:val="sr-Cyrl-BA"/>
        </w:rPr>
      </w:pPr>
      <w:r w:rsidRPr="00F82EC3">
        <w:rPr>
          <w:lang w:val="sr-Cyrl-BA"/>
        </w:rPr>
        <w:t xml:space="preserve">Евиденција </w:t>
      </w:r>
      <w:r w:rsidR="004D4A4A">
        <w:rPr>
          <w:lang w:val="sr-Cyrl-BA"/>
        </w:rPr>
        <w:t>записа</w:t>
      </w:r>
      <w:r w:rsidRPr="00F82EC3">
        <w:rPr>
          <w:lang w:val="sr-Cyrl-BA"/>
        </w:rPr>
        <w:t xml:space="preserve"> представља кључни алат у дијагностици и анализи перформанси система. Детаљан запис догађаја пружа увид у рад система, олакшава идентификацију потенцијалних проблема и омогућава брзу реакцију на неправилности. Континуирано праћење </w:t>
      </w:r>
      <w:r w:rsidR="005B1234">
        <w:rPr>
          <w:lang w:val="sr-Cyrl-BA"/>
        </w:rPr>
        <w:t xml:space="preserve">записа </w:t>
      </w:r>
      <w:r w:rsidRPr="00F82EC3">
        <w:rPr>
          <w:lang w:val="sr-Cyrl-BA"/>
        </w:rPr>
        <w:t xml:space="preserve">помаже у откривању </w:t>
      </w:r>
      <w:r w:rsidR="005B1234">
        <w:rPr>
          <w:lang w:val="sr-Cyrl-BA"/>
        </w:rPr>
        <w:t>шаблона понашања система, што даљ</w:t>
      </w:r>
      <w:r w:rsidRPr="00F82EC3">
        <w:rPr>
          <w:lang w:val="sr-Cyrl-BA"/>
        </w:rPr>
        <w:t xml:space="preserve">е доприноси побољшању његове стабилности и пoузданости. Интеграција система за евиденцију </w:t>
      </w:r>
      <w:r w:rsidR="005B1234">
        <w:rPr>
          <w:lang w:val="sr-Cyrl-BA"/>
        </w:rPr>
        <w:t>записа</w:t>
      </w:r>
      <w:r w:rsidRPr="00F82EC3">
        <w:rPr>
          <w:lang w:val="sr-Cyrl-BA"/>
        </w:rPr>
        <w:t xml:space="preserve"> не само да подржава дијагностичке активности, већ представља и кључни инструмент у превентивном одржавању, чиме се смањује потенцијални утицај неправ</w:t>
      </w:r>
      <w:r>
        <w:rPr>
          <w:lang w:val="sr-Cyrl-BA"/>
        </w:rPr>
        <w:t>илности на корисничко искуство.</w:t>
      </w:r>
    </w:p>
    <w:p w14:paraId="619ECAF4" w14:textId="45DA043F" w:rsidR="00F82EC3" w:rsidRPr="00F82EC3" w:rsidRDefault="00614AF8" w:rsidP="00F82EC3">
      <w:pPr>
        <w:pStyle w:val="Heading2"/>
        <w:rPr>
          <w:lang w:val="sr-Cyrl-BA"/>
        </w:rPr>
      </w:pPr>
      <w:bookmarkStart w:id="107" w:name="_Toc157367337"/>
      <w:r>
        <w:rPr>
          <w:lang w:val="sr-Cyrl-BA"/>
        </w:rPr>
        <w:t>Оптимизација базе п</w:t>
      </w:r>
      <w:r w:rsidR="00F82EC3" w:rsidRPr="00F82EC3">
        <w:rPr>
          <w:lang w:val="sr-Cyrl-BA"/>
        </w:rPr>
        <w:t>одатака</w:t>
      </w:r>
      <w:bookmarkEnd w:id="107"/>
    </w:p>
    <w:p w14:paraId="19E215D9" w14:textId="391AEE57" w:rsidR="00593B33" w:rsidRPr="005347C9" w:rsidRDefault="00F82EC3" w:rsidP="00B7391B">
      <w:pPr>
        <w:ind w:firstLine="284"/>
        <w:rPr>
          <w:lang w:val="en-US"/>
        </w:rPr>
      </w:pPr>
      <w:r w:rsidRPr="00F82EC3">
        <w:rPr>
          <w:lang w:val="sr-Cyrl-BA"/>
        </w:rPr>
        <w:t>Брзо прикупљање података</w:t>
      </w:r>
      <w:r w:rsidR="005347C9">
        <w:rPr>
          <w:lang w:val="en-US"/>
        </w:rPr>
        <w:t>,</w:t>
      </w:r>
      <w:r w:rsidRPr="00F82EC3">
        <w:rPr>
          <w:lang w:val="sr-Cyrl-BA"/>
        </w:rPr>
        <w:t xml:space="preserve"> сваких 5 секунди</w:t>
      </w:r>
      <w:r w:rsidR="00B7391B">
        <w:rPr>
          <w:lang w:val="sr-Cyrl-BA"/>
        </w:rPr>
        <w:t xml:space="preserve"> у овом систему</w:t>
      </w:r>
      <w:r w:rsidR="005347C9">
        <w:rPr>
          <w:lang w:val="en-US"/>
        </w:rPr>
        <w:t>,</w:t>
      </w:r>
      <w:r w:rsidRPr="00F82EC3">
        <w:rPr>
          <w:lang w:val="sr-Cyrl-BA"/>
        </w:rPr>
        <w:t xml:space="preserve"> значајно доприноси расту базе података. Како </w:t>
      </w:r>
      <w:r w:rsidR="00B7391B">
        <w:rPr>
          <w:lang w:val="sr-Cyrl-BA"/>
        </w:rPr>
        <w:t>би се одржало</w:t>
      </w:r>
      <w:r w:rsidRPr="00F82EC3">
        <w:rPr>
          <w:lang w:val="sr-Cyrl-BA"/>
        </w:rPr>
        <w:t xml:space="preserve"> ефикасно управљање подацима, </w:t>
      </w:r>
      <w:r w:rsidR="00B7391B">
        <w:rPr>
          <w:lang w:val="sr-Cyrl-BA"/>
        </w:rPr>
        <w:t>могуће је извшавати</w:t>
      </w:r>
      <w:r w:rsidRPr="00F82EC3">
        <w:rPr>
          <w:lang w:val="sr-Cyrl-BA"/>
        </w:rPr>
        <w:t xml:space="preserve"> скалирање података старијих од м</w:t>
      </w:r>
      <w:r w:rsidR="00B7391B">
        <w:rPr>
          <w:lang w:val="sr-Cyrl-BA"/>
        </w:rPr>
        <w:t>ј</w:t>
      </w:r>
      <w:r w:rsidRPr="00F82EC3">
        <w:rPr>
          <w:lang w:val="sr-Cyrl-BA"/>
        </w:rPr>
        <w:t>есец дана. Процес скалирања укључује израчунавање прос</w:t>
      </w:r>
      <w:r w:rsidR="005347C9">
        <w:rPr>
          <w:lang w:val="en-US"/>
        </w:rPr>
        <w:t>j</w:t>
      </w:r>
      <w:r w:rsidRPr="00F82EC3">
        <w:rPr>
          <w:lang w:val="sr-Cyrl-BA"/>
        </w:rPr>
        <w:t>ечних вр</w:t>
      </w:r>
      <w:r w:rsidR="005347C9">
        <w:rPr>
          <w:lang w:val="sr-Cyrl-BA"/>
        </w:rPr>
        <w:t>иј</w:t>
      </w:r>
      <w:r w:rsidR="00BF1CCC">
        <w:rPr>
          <w:lang w:val="sr-Cyrl-BA"/>
        </w:rPr>
        <w:t>едности података у временском оквиру од</w:t>
      </w:r>
      <w:r w:rsidRPr="00F82EC3">
        <w:rPr>
          <w:lang w:val="sr-Cyrl-BA"/>
        </w:rPr>
        <w:t xml:space="preserve"> пола сата</w:t>
      </w:r>
      <w:r w:rsidR="00BF1CCC">
        <w:rPr>
          <w:lang w:val="sr-Cyrl-BA"/>
        </w:rPr>
        <w:t xml:space="preserve"> и одбацивања остатка података</w:t>
      </w:r>
      <w:r w:rsidRPr="00F82EC3">
        <w:rPr>
          <w:lang w:val="sr-Cyrl-BA"/>
        </w:rPr>
        <w:t xml:space="preserve">, чиме се значајно смањује укупан волумен података. Овај приступ, осим што </w:t>
      </w:r>
      <w:r w:rsidR="00B7391B">
        <w:rPr>
          <w:lang w:val="sr-Cyrl-BA"/>
        </w:rPr>
        <w:t>доприноси</w:t>
      </w:r>
      <w:r w:rsidRPr="00F82EC3">
        <w:rPr>
          <w:lang w:val="sr-Cyrl-BA"/>
        </w:rPr>
        <w:t xml:space="preserve"> оптимизацији базе података, има и позитива</w:t>
      </w:r>
      <w:r w:rsidR="00BF1CCC">
        <w:rPr>
          <w:lang w:val="sr-Cyrl-BA"/>
        </w:rPr>
        <w:t>н утицај на перформансе система</w:t>
      </w:r>
      <w:r w:rsidRPr="00F82EC3">
        <w:rPr>
          <w:lang w:val="sr-Cyrl-BA"/>
        </w:rPr>
        <w:t xml:space="preserve">. </w:t>
      </w:r>
      <w:commentRangeStart w:id="108"/>
      <w:r w:rsidRPr="00F82EC3">
        <w:rPr>
          <w:lang w:val="sr-Cyrl-BA"/>
        </w:rPr>
        <w:t xml:space="preserve">Ова </w:t>
      </w:r>
      <w:commentRangeEnd w:id="108"/>
      <w:r w:rsidR="009B0873">
        <w:rPr>
          <w:rStyle w:val="CommentReference"/>
          <w:lang w:eastAsia="ar-SA"/>
        </w:rPr>
        <w:commentReference w:id="108"/>
      </w:r>
      <w:r w:rsidRPr="00F82EC3">
        <w:rPr>
          <w:lang w:val="sr-Cyrl-BA"/>
        </w:rPr>
        <w:t xml:space="preserve">стратегија не само да омогућава ефикасно управљање подацима већ и дугорочно осигурава одрживост система </w:t>
      </w:r>
      <w:r w:rsidR="00B7391B">
        <w:rPr>
          <w:lang w:val="sr-Cyrl-BA"/>
        </w:rPr>
        <w:t>без</w:t>
      </w:r>
      <w:r w:rsidRPr="00F82EC3">
        <w:rPr>
          <w:lang w:val="sr-Cyrl-BA"/>
        </w:rPr>
        <w:t xml:space="preserve"> </w:t>
      </w:r>
      <w:r w:rsidR="00B7391B">
        <w:rPr>
          <w:lang w:val="sr-Cyrl-BA"/>
        </w:rPr>
        <w:t>губитка</w:t>
      </w:r>
      <w:r w:rsidRPr="00F82EC3">
        <w:rPr>
          <w:lang w:val="sr-Cyrl-BA"/>
        </w:rPr>
        <w:t xml:space="preserve"> битних информација.</w:t>
      </w:r>
    </w:p>
    <w:p w14:paraId="3F081384" w14:textId="77777777" w:rsidR="00C205A2" w:rsidRDefault="00C205A2" w:rsidP="00593B33">
      <w:pPr>
        <w:rPr>
          <w:lang w:val="sr-Cyrl-BA"/>
        </w:rPr>
        <w:sectPr w:rsidR="00C205A2" w:rsidSect="00F65BA9">
          <w:pgSz w:w="11907" w:h="16840" w:code="9"/>
          <w:pgMar w:top="1134" w:right="1417" w:bottom="1134" w:left="1418" w:header="567" w:footer="567" w:gutter="0"/>
          <w:cols w:space="720"/>
        </w:sectPr>
      </w:pPr>
    </w:p>
    <w:p w14:paraId="44B6B34E" w14:textId="77777777" w:rsidR="00517A6A" w:rsidRDefault="00170C67">
      <w:pPr>
        <w:pStyle w:val="Heading1"/>
        <w:rPr>
          <w:lang w:val="sl-SI"/>
        </w:rPr>
      </w:pPr>
      <w:bookmarkStart w:id="109" w:name="_Toc157367338"/>
      <w:r>
        <w:rPr>
          <w:lang w:val="sr-Cyrl-RS"/>
        </w:rPr>
        <w:lastRenderedPageBreak/>
        <w:t>Закључак</w:t>
      </w:r>
      <w:bookmarkEnd w:id="109"/>
    </w:p>
    <w:p w14:paraId="43D6B1D6" w14:textId="77777777" w:rsidR="00517A6A" w:rsidRDefault="00517A6A" w:rsidP="00C076E2">
      <w:pPr>
        <w:ind w:firstLine="0"/>
      </w:pPr>
    </w:p>
    <w:p w14:paraId="1FE2BB4B" w14:textId="21C7817D" w:rsidR="00F91C60" w:rsidRPr="00F91C60" w:rsidRDefault="00F91C60" w:rsidP="00DA0EBA">
      <w:pPr>
        <w:ind w:firstLine="284"/>
        <w:rPr>
          <w:lang w:val="sr-Cyrl-BA"/>
        </w:rPr>
      </w:pPr>
      <w:r w:rsidRPr="00F91C60">
        <w:rPr>
          <w:lang w:val="sr-Cyrl-BA"/>
        </w:rPr>
        <w:t xml:space="preserve">Овај дипломски рад представља </w:t>
      </w:r>
      <w:commentRangeStart w:id="110"/>
      <w:r w:rsidRPr="00F91C60">
        <w:rPr>
          <w:lang w:val="sr-Cyrl-BA"/>
        </w:rPr>
        <w:t>усп</w:t>
      </w:r>
      <w:r w:rsidR="000B2A02">
        <w:rPr>
          <w:lang w:val="sr-Cyrl-BA"/>
        </w:rPr>
        <w:t>ј</w:t>
      </w:r>
      <w:r w:rsidRPr="00F91C60">
        <w:rPr>
          <w:lang w:val="sr-Cyrl-BA"/>
        </w:rPr>
        <w:t xml:space="preserve">ешну </w:t>
      </w:r>
      <w:commentRangeEnd w:id="110"/>
      <w:r w:rsidR="009B0873">
        <w:rPr>
          <w:rStyle w:val="CommentReference"/>
          <w:lang w:eastAsia="ar-SA"/>
        </w:rPr>
        <w:commentReference w:id="110"/>
      </w:r>
      <w:r w:rsidRPr="00F91C60">
        <w:rPr>
          <w:lang w:val="sr-Cyrl-BA"/>
        </w:rPr>
        <w:t>имплементацију система за надгледање сензора у канцеларијским просторима, са фокусом на праћење температуре, влажности и нивоа угљен моноксида у реалном времену. Пројек</w:t>
      </w:r>
      <w:r w:rsidR="000B2A02">
        <w:rPr>
          <w:lang w:val="sr-Cyrl-BA"/>
        </w:rPr>
        <w:t>а</w:t>
      </w:r>
      <w:r w:rsidRPr="00F91C60">
        <w:rPr>
          <w:lang w:val="sr-Cyrl-BA"/>
        </w:rPr>
        <w:t>т је осмишљен са циљем да обезб</w:t>
      </w:r>
      <w:r w:rsidR="00A359D6">
        <w:rPr>
          <w:lang w:val="sr-Cyrl-BA"/>
        </w:rPr>
        <w:t>и</w:t>
      </w:r>
      <w:r w:rsidR="000B2A02">
        <w:rPr>
          <w:lang w:val="sr-Cyrl-BA"/>
        </w:rPr>
        <w:t>ј</w:t>
      </w:r>
      <w:r w:rsidRPr="00F91C60">
        <w:rPr>
          <w:lang w:val="sr-Cyrl-BA"/>
        </w:rPr>
        <w:t>еди ефикасну обраду и визуализацију великих количина података, омогућавајући корисницима брз и прецизан увид у око</w:t>
      </w:r>
      <w:r>
        <w:rPr>
          <w:lang w:val="sr-Cyrl-BA"/>
        </w:rPr>
        <w:t xml:space="preserve">лности </w:t>
      </w:r>
      <w:r w:rsidR="000B2A02">
        <w:rPr>
          <w:lang w:val="sr-Cyrl-BA"/>
        </w:rPr>
        <w:t xml:space="preserve">у </w:t>
      </w:r>
      <w:r>
        <w:rPr>
          <w:lang w:val="sr-Cyrl-BA"/>
        </w:rPr>
        <w:t>канцеларијск</w:t>
      </w:r>
      <w:r w:rsidR="000B2A02">
        <w:rPr>
          <w:lang w:val="sr-Cyrl-BA"/>
        </w:rPr>
        <w:t>им просторијама</w:t>
      </w:r>
      <w:r>
        <w:rPr>
          <w:lang w:val="sr-Cyrl-BA"/>
        </w:rPr>
        <w:t>.</w:t>
      </w:r>
    </w:p>
    <w:p w14:paraId="75BBA93F" w14:textId="77777777" w:rsidR="00F55DFF" w:rsidRDefault="00F91C60" w:rsidP="00F55DFF">
      <w:pPr>
        <w:ind w:firstLine="284"/>
        <w:rPr>
          <w:lang w:val="sr-Cyrl-BA"/>
        </w:rPr>
      </w:pPr>
      <w:r w:rsidRPr="00F91C60">
        <w:rPr>
          <w:lang w:val="sr-Cyrl-BA"/>
        </w:rPr>
        <w:t>Кљ</w:t>
      </w:r>
      <w:r w:rsidR="000B2A02">
        <w:rPr>
          <w:lang w:val="sr-Cyrl-BA"/>
        </w:rPr>
        <w:t xml:space="preserve">учне функционалности система, укључујући </w:t>
      </w:r>
      <w:r w:rsidRPr="00F91C60">
        <w:rPr>
          <w:lang w:val="sr-Cyrl-BA"/>
        </w:rPr>
        <w:t xml:space="preserve">аутоматско обавјештавање о изласку </w:t>
      </w:r>
      <w:r w:rsidR="00F55DFF">
        <w:rPr>
          <w:lang w:val="sr-Cyrl-BA"/>
        </w:rPr>
        <w:t xml:space="preserve"> очитаних вриједности са сензора </w:t>
      </w:r>
      <w:r w:rsidRPr="00F91C60">
        <w:rPr>
          <w:lang w:val="sr-Cyrl-BA"/>
        </w:rPr>
        <w:t xml:space="preserve">из нормалних опсега и </w:t>
      </w:r>
      <w:r>
        <w:rPr>
          <w:lang w:val="sr-Cyrl-BA"/>
        </w:rPr>
        <w:t xml:space="preserve">позиву за </w:t>
      </w:r>
      <w:r w:rsidRPr="00F91C60">
        <w:rPr>
          <w:lang w:val="sr-Cyrl-BA"/>
        </w:rPr>
        <w:t>евакуацију при екстремним</w:t>
      </w:r>
      <w:r w:rsidR="000B2A02">
        <w:rPr>
          <w:lang w:val="sr-Cyrl-BA"/>
        </w:rPr>
        <w:t xml:space="preserve"> очитавањима</w:t>
      </w:r>
      <w:r w:rsidRPr="00F91C60">
        <w:rPr>
          <w:lang w:val="sr-Cyrl-BA"/>
        </w:rPr>
        <w:t xml:space="preserve">, чине систем изузетно </w:t>
      </w:r>
      <w:r w:rsidR="000B2A02">
        <w:rPr>
          <w:lang w:val="sr-Cyrl-BA"/>
        </w:rPr>
        <w:t>реактивним</w:t>
      </w:r>
      <w:r w:rsidRPr="00F91C60">
        <w:rPr>
          <w:lang w:val="sr-Cyrl-BA"/>
        </w:rPr>
        <w:t xml:space="preserve"> на потенцијалне опасности. Визуализација података путем графикона доприноси транспарентности и лаком праћењу параметара на</w:t>
      </w:r>
      <w:r w:rsidR="000B2A02">
        <w:rPr>
          <w:lang w:val="sr-Cyrl-BA"/>
        </w:rPr>
        <w:t xml:space="preserve"> нивоу зграде и канцеларија.</w:t>
      </w:r>
      <w:r w:rsidR="00F55DFF">
        <w:rPr>
          <w:lang w:val="sr-Cyrl-BA"/>
        </w:rPr>
        <w:t xml:space="preserve"> </w:t>
      </w:r>
    </w:p>
    <w:p w14:paraId="56F52650" w14:textId="0EFCE3D7" w:rsidR="00F55DFF" w:rsidRDefault="00F55DFF" w:rsidP="00F55DFF">
      <w:pPr>
        <w:ind w:firstLine="284"/>
        <w:rPr>
          <w:lang w:val="sr-Cyrl-BA"/>
        </w:rPr>
      </w:pPr>
      <w:commentRangeStart w:id="111"/>
      <w:r>
        <w:rPr>
          <w:lang w:val="sr-Cyrl-BA"/>
        </w:rPr>
        <w:t>Потенцијално</w:t>
      </w:r>
      <w:commentRangeEnd w:id="111"/>
      <w:r w:rsidR="00503C4F">
        <w:rPr>
          <w:rStyle w:val="CommentReference"/>
          <w:lang w:eastAsia="ar-SA"/>
        </w:rPr>
        <w:commentReference w:id="111"/>
      </w:r>
      <w:r>
        <w:rPr>
          <w:lang w:val="sr-Cyrl-BA"/>
        </w:rPr>
        <w:t xml:space="preserve"> </w:t>
      </w:r>
      <w:r w:rsidR="00CB6AE0">
        <w:rPr>
          <w:lang w:val="sr-Cyrl-BA"/>
        </w:rPr>
        <w:t>побољшање</w:t>
      </w:r>
      <w:r>
        <w:rPr>
          <w:lang w:val="sr-Cyrl-BA"/>
        </w:rPr>
        <w:t xml:space="preserve"> система може да се </w:t>
      </w:r>
      <w:commentRangeStart w:id="112"/>
      <w:r>
        <w:rPr>
          <w:lang w:val="sr-Cyrl-BA"/>
        </w:rPr>
        <w:t xml:space="preserve">фокусира </w:t>
      </w:r>
      <w:commentRangeEnd w:id="112"/>
      <w:r w:rsidR="00503C4F">
        <w:rPr>
          <w:rStyle w:val="CommentReference"/>
          <w:lang w:eastAsia="ar-SA"/>
        </w:rPr>
        <w:commentReference w:id="112"/>
      </w:r>
      <w:r>
        <w:rPr>
          <w:lang w:val="sr-Cyrl-BA"/>
        </w:rPr>
        <w:t>на неколико битних аспеката.</w:t>
      </w:r>
    </w:p>
    <w:p w14:paraId="286A2067" w14:textId="3EBA73FA" w:rsidR="00862047" w:rsidRPr="00530358" w:rsidRDefault="00862047" w:rsidP="00DA0EBA">
      <w:pPr>
        <w:ind w:firstLine="284"/>
        <w:rPr>
          <w:lang w:val="sr-Cyrl-BA"/>
        </w:rPr>
      </w:pPr>
      <w:r w:rsidRPr="00862047">
        <w:rPr>
          <w:lang w:val="sl-SI"/>
        </w:rPr>
        <w:t>Оптимизација базе података путем скалирања старијих информација има за циљ подршку у ефикасном управљању подацима и одржавању оптималних перформанси система.</w:t>
      </w:r>
    </w:p>
    <w:p w14:paraId="1C48D919" w14:textId="7D1F4168" w:rsidR="00862047" w:rsidRPr="00530358" w:rsidRDefault="00862047" w:rsidP="00DA0EBA">
      <w:pPr>
        <w:ind w:firstLine="284"/>
        <w:rPr>
          <w:lang w:val="sr-Cyrl-BA"/>
        </w:rPr>
      </w:pPr>
      <w:r w:rsidRPr="00862047">
        <w:rPr>
          <w:lang w:val="sl-SI"/>
        </w:rPr>
        <w:t>У контексту усавршавања дијагностичких и аналитичких могућности, интеграција система за евиденцију записа апликације не само да олакшава р</w:t>
      </w:r>
      <w:r w:rsidR="00CB6AE0">
        <w:rPr>
          <w:lang w:val="sr-Cyrl-BA"/>
        </w:rPr>
        <w:t>ј</w:t>
      </w:r>
      <w:r w:rsidRPr="00862047">
        <w:rPr>
          <w:lang w:val="sl-SI"/>
        </w:rPr>
        <w:t xml:space="preserve">ешавање потенцијалних проблема, већ такође доприноси одржавању </w:t>
      </w:r>
      <w:r w:rsidR="00530358">
        <w:rPr>
          <w:lang w:val="sl-SI"/>
        </w:rPr>
        <w:t>стабилности ц</w:t>
      </w:r>
      <w:r w:rsidR="00CB6AE0">
        <w:rPr>
          <w:lang w:val="sr-Cyrl-BA"/>
        </w:rPr>
        <w:t>ј</w:t>
      </w:r>
      <w:r w:rsidR="00530358">
        <w:rPr>
          <w:lang w:val="sl-SI"/>
        </w:rPr>
        <w:t>елокупног система.</w:t>
      </w:r>
    </w:p>
    <w:p w14:paraId="7F36C8CA" w14:textId="4BC20DF6" w:rsidR="000B2A02" w:rsidRPr="00511182" w:rsidRDefault="00CB6AE0" w:rsidP="00511182">
      <w:pPr>
        <w:ind w:firstLine="284"/>
        <w:rPr>
          <w:lang w:val="sl-SI"/>
        </w:rPr>
      </w:pPr>
      <w:r>
        <w:rPr>
          <w:lang w:val="sr-Cyrl-BA"/>
        </w:rPr>
        <w:t>Побољшање</w:t>
      </w:r>
      <w:r w:rsidR="00862047" w:rsidRPr="00862047">
        <w:rPr>
          <w:lang w:val="sl-SI"/>
        </w:rPr>
        <w:t xml:space="preserve"> безб</w:t>
      </w:r>
      <w:r>
        <w:rPr>
          <w:lang w:val="sr-Cyrl-BA"/>
        </w:rPr>
        <w:t>ј</w:t>
      </w:r>
      <w:r w:rsidR="00862047" w:rsidRPr="00862047">
        <w:rPr>
          <w:lang w:val="sl-SI"/>
        </w:rPr>
        <w:t xml:space="preserve">едности </w:t>
      </w:r>
      <w:r w:rsidR="00530358">
        <w:rPr>
          <w:lang w:val="sr-Cyrl-BA"/>
        </w:rPr>
        <w:t>може</w:t>
      </w:r>
      <w:r w:rsidR="00862047" w:rsidRPr="00862047">
        <w:rPr>
          <w:lang w:val="sl-SI"/>
        </w:rPr>
        <w:t xml:space="preserve"> бити реализовано увођењем енкриптованог </w:t>
      </w:r>
      <w:r w:rsidR="00862047" w:rsidRPr="00CB6AE0">
        <w:rPr>
          <w:i/>
          <w:lang w:val="sl-SI"/>
        </w:rPr>
        <w:t>HTTPS</w:t>
      </w:r>
      <w:r w:rsidR="00862047" w:rsidRPr="00862047">
        <w:rPr>
          <w:lang w:val="sl-SI"/>
        </w:rPr>
        <w:t xml:space="preserve"> протокола, што ће обезб</w:t>
      </w:r>
      <w:r>
        <w:rPr>
          <w:lang w:val="sr-Cyrl-BA"/>
        </w:rPr>
        <w:t>иј</w:t>
      </w:r>
      <w:r w:rsidR="00862047" w:rsidRPr="00862047">
        <w:rPr>
          <w:lang w:val="sl-SI"/>
        </w:rPr>
        <w:t>едити повећан степен аутентичности и заштиту од потенцијалних пр</w:t>
      </w:r>
      <w:r w:rsidR="00F8674E">
        <w:rPr>
          <w:lang w:val="sr-Cyrl-BA"/>
        </w:rPr>
        <w:t>иј</w:t>
      </w:r>
      <w:r w:rsidR="00862047" w:rsidRPr="00862047">
        <w:rPr>
          <w:lang w:val="sl-SI"/>
        </w:rPr>
        <w:t>етњи.</w:t>
      </w:r>
    </w:p>
    <w:p w14:paraId="035C1B3A" w14:textId="4EBD6F87" w:rsidR="00530358" w:rsidRPr="00530358" w:rsidRDefault="006B347D" w:rsidP="00C105D4">
      <w:pPr>
        <w:ind w:firstLine="284"/>
        <w:rPr>
          <w:lang w:val="sr-Cyrl-BA"/>
        </w:rPr>
      </w:pPr>
      <w:r>
        <w:rPr>
          <w:lang w:val="sr-Cyrl-BA"/>
        </w:rPr>
        <w:lastRenderedPageBreak/>
        <w:t>Да ли је побољшање система неопходно и у којој мјери</w:t>
      </w:r>
      <w:r w:rsidR="00530358" w:rsidRPr="00530358">
        <w:rPr>
          <w:lang w:val="sr-Cyrl-BA"/>
        </w:rPr>
        <w:t xml:space="preserve"> зависи од конкретне употребе система. </w:t>
      </w:r>
      <w:r w:rsidR="00530358">
        <w:rPr>
          <w:lang w:val="sr-Cyrl-BA"/>
        </w:rPr>
        <w:t>В</w:t>
      </w:r>
      <w:r w:rsidR="00530358" w:rsidRPr="00530358">
        <w:rPr>
          <w:lang w:val="sr-Cyrl-BA"/>
        </w:rPr>
        <w:t xml:space="preserve">ажно је </w:t>
      </w:r>
      <w:r>
        <w:rPr>
          <w:lang w:val="sr-Cyrl-BA"/>
        </w:rPr>
        <w:t>размотрити</w:t>
      </w:r>
      <w:r w:rsidR="00530358" w:rsidRPr="00530358">
        <w:rPr>
          <w:lang w:val="sr-Cyrl-BA"/>
        </w:rPr>
        <w:t xml:space="preserve"> природу и обим података, као и потребу за заштитом приватности и сигурности, што ће доприн</w:t>
      </w:r>
      <w:r>
        <w:rPr>
          <w:lang w:val="sr-Cyrl-BA"/>
        </w:rPr>
        <w:t>иј</w:t>
      </w:r>
      <w:r w:rsidR="00530358" w:rsidRPr="00530358">
        <w:rPr>
          <w:lang w:val="sr-Cyrl-BA"/>
        </w:rPr>
        <w:t xml:space="preserve">ети правилном одабиру </w:t>
      </w:r>
      <w:r>
        <w:rPr>
          <w:lang w:val="sr-Cyrl-BA"/>
        </w:rPr>
        <w:t>стратегије за побољшање</w:t>
      </w:r>
      <w:r w:rsidR="0021556D">
        <w:rPr>
          <w:lang w:val="sr-Cyrl-BA"/>
        </w:rPr>
        <w:t xml:space="preserve"> система</w:t>
      </w:r>
      <w:r w:rsidR="00530358" w:rsidRPr="00530358">
        <w:rPr>
          <w:lang w:val="sr-Cyrl-BA"/>
        </w:rPr>
        <w:t xml:space="preserve">, </w:t>
      </w:r>
      <w:r w:rsidR="008D179F">
        <w:rPr>
          <w:lang w:val="sr-Cyrl-BA"/>
        </w:rPr>
        <w:t>у складу</w:t>
      </w:r>
      <w:r w:rsidR="00530358" w:rsidRPr="00530358">
        <w:rPr>
          <w:lang w:val="sr-Cyrl-BA"/>
        </w:rPr>
        <w:t xml:space="preserve"> са конкретним потребама и захт</w:t>
      </w:r>
      <w:r w:rsidR="008D179F">
        <w:rPr>
          <w:lang w:val="sr-Cyrl-BA"/>
        </w:rPr>
        <w:t>ј</w:t>
      </w:r>
      <w:r w:rsidR="00530358" w:rsidRPr="00530358">
        <w:rPr>
          <w:lang w:val="sr-Cyrl-BA"/>
        </w:rPr>
        <w:t>евима корисника.</w:t>
      </w:r>
    </w:p>
    <w:p w14:paraId="7F8D30FF" w14:textId="77777777" w:rsidR="00530358" w:rsidRPr="00530358" w:rsidRDefault="00530358" w:rsidP="00530358">
      <w:pPr>
        <w:rPr>
          <w:lang w:val="sr-Cyrl-BA"/>
        </w:rPr>
      </w:pPr>
    </w:p>
    <w:p w14:paraId="669D97ED" w14:textId="77777777" w:rsidR="00530358" w:rsidRPr="00530358" w:rsidRDefault="00530358" w:rsidP="00530358">
      <w:pPr>
        <w:rPr>
          <w:lang w:val="sr-Cyrl-BA"/>
        </w:rPr>
      </w:pPr>
    </w:p>
    <w:p w14:paraId="46DA5183" w14:textId="77777777" w:rsidR="00530358" w:rsidRPr="00530358" w:rsidRDefault="00530358" w:rsidP="00530358">
      <w:pPr>
        <w:rPr>
          <w:lang w:val="sr-Cyrl-BA"/>
        </w:rPr>
      </w:pPr>
    </w:p>
    <w:p w14:paraId="4B56E207" w14:textId="77777777" w:rsidR="00530358" w:rsidRPr="00530358" w:rsidRDefault="00530358" w:rsidP="00862047">
      <w:pPr>
        <w:rPr>
          <w:lang w:val="sr-Cyrl-BA"/>
        </w:rPr>
      </w:pPr>
    </w:p>
    <w:p w14:paraId="1037B8A3" w14:textId="77777777" w:rsidR="00C541A0" w:rsidRDefault="00C541A0">
      <w:pPr>
        <w:rPr>
          <w:lang w:val="sl-SI"/>
        </w:rPr>
      </w:pPr>
    </w:p>
    <w:p w14:paraId="687C6DE0" w14:textId="77777777" w:rsidR="00C541A0" w:rsidRDefault="00C541A0">
      <w:pPr>
        <w:rPr>
          <w:lang w:val="sl-SI"/>
        </w:rPr>
      </w:pPr>
    </w:p>
    <w:p w14:paraId="5B2F9378" w14:textId="77777777" w:rsidR="00C541A0" w:rsidRDefault="00C541A0">
      <w:pPr>
        <w:rPr>
          <w:lang w:val="sl-SI"/>
        </w:rPr>
      </w:pPr>
    </w:p>
    <w:p w14:paraId="58E6DD4E" w14:textId="77777777" w:rsidR="00C541A0" w:rsidRDefault="00C541A0">
      <w:pPr>
        <w:rPr>
          <w:lang w:val="sl-SI"/>
        </w:rPr>
      </w:pPr>
    </w:p>
    <w:p w14:paraId="7D3BEE8F" w14:textId="77777777" w:rsidR="00C541A0" w:rsidRDefault="00C541A0">
      <w:pPr>
        <w:rPr>
          <w:lang w:val="sl-SI"/>
        </w:rPr>
      </w:pPr>
    </w:p>
    <w:p w14:paraId="3B88899E" w14:textId="77777777" w:rsidR="00C541A0" w:rsidRDefault="00C541A0">
      <w:pPr>
        <w:rPr>
          <w:lang w:val="sl-SI"/>
        </w:rPr>
      </w:pPr>
    </w:p>
    <w:p w14:paraId="69E2BB2B" w14:textId="77777777" w:rsidR="00C541A0" w:rsidRDefault="00C541A0">
      <w:pPr>
        <w:rPr>
          <w:lang w:val="sl-SI"/>
        </w:rPr>
      </w:pPr>
    </w:p>
    <w:p w14:paraId="57C0D796" w14:textId="77777777" w:rsidR="00C541A0" w:rsidRDefault="00C541A0">
      <w:pPr>
        <w:rPr>
          <w:lang w:val="sl-SI"/>
        </w:rPr>
      </w:pPr>
    </w:p>
    <w:p w14:paraId="0D142F6F" w14:textId="77777777" w:rsidR="00C541A0" w:rsidRDefault="00C541A0">
      <w:pPr>
        <w:rPr>
          <w:lang w:val="sl-SI"/>
        </w:rPr>
      </w:pPr>
    </w:p>
    <w:p w14:paraId="4475AD14" w14:textId="77777777" w:rsidR="00C541A0" w:rsidRDefault="00C541A0">
      <w:pPr>
        <w:rPr>
          <w:lang w:val="sl-SI"/>
        </w:rPr>
      </w:pPr>
    </w:p>
    <w:p w14:paraId="120C4E94" w14:textId="77777777" w:rsidR="00C541A0" w:rsidRDefault="00C541A0">
      <w:pPr>
        <w:rPr>
          <w:lang w:val="sl-SI"/>
        </w:rPr>
      </w:pPr>
    </w:p>
    <w:p w14:paraId="42AFC42D" w14:textId="77777777" w:rsidR="00C541A0" w:rsidRDefault="00C541A0">
      <w:pPr>
        <w:rPr>
          <w:lang w:val="sl-SI"/>
        </w:rPr>
      </w:pPr>
    </w:p>
    <w:p w14:paraId="271CA723" w14:textId="77777777" w:rsidR="00C541A0" w:rsidRDefault="00C541A0">
      <w:pPr>
        <w:rPr>
          <w:lang w:val="sl-SI"/>
        </w:rPr>
      </w:pPr>
    </w:p>
    <w:p w14:paraId="75FBE423" w14:textId="77777777" w:rsidR="00C541A0" w:rsidRDefault="00C541A0">
      <w:pPr>
        <w:rPr>
          <w:lang w:val="sl-SI"/>
        </w:rPr>
      </w:pPr>
    </w:p>
    <w:p w14:paraId="2D3F0BEC" w14:textId="77777777" w:rsidR="00C541A0" w:rsidRDefault="00C541A0">
      <w:pPr>
        <w:rPr>
          <w:lang w:val="sl-SI"/>
        </w:rPr>
      </w:pPr>
    </w:p>
    <w:p w14:paraId="75CF4315" w14:textId="77777777" w:rsidR="00C541A0" w:rsidRDefault="00C541A0">
      <w:pPr>
        <w:rPr>
          <w:lang w:val="sl-SI"/>
        </w:rPr>
      </w:pPr>
    </w:p>
    <w:p w14:paraId="3CB648E9" w14:textId="77777777" w:rsidR="00C541A0" w:rsidRDefault="00C541A0">
      <w:pPr>
        <w:rPr>
          <w:lang w:val="sl-SI"/>
        </w:rPr>
      </w:pPr>
    </w:p>
    <w:p w14:paraId="0C178E9E" w14:textId="77777777" w:rsidR="00C541A0" w:rsidRDefault="00C541A0">
      <w:pPr>
        <w:rPr>
          <w:lang w:val="sl-SI"/>
        </w:rPr>
      </w:pPr>
    </w:p>
    <w:p w14:paraId="3C0395D3" w14:textId="77777777" w:rsidR="00C541A0" w:rsidRDefault="00C541A0">
      <w:pPr>
        <w:rPr>
          <w:lang w:val="sl-SI"/>
        </w:rPr>
      </w:pPr>
    </w:p>
    <w:p w14:paraId="3254BC2F" w14:textId="77777777" w:rsidR="00C541A0" w:rsidRDefault="00C541A0">
      <w:pPr>
        <w:rPr>
          <w:lang w:val="sl-SI"/>
        </w:rPr>
      </w:pPr>
    </w:p>
    <w:p w14:paraId="651E9592" w14:textId="77777777" w:rsidR="00C541A0" w:rsidRDefault="00C541A0">
      <w:pPr>
        <w:rPr>
          <w:lang w:val="sl-SI"/>
        </w:rPr>
      </w:pPr>
    </w:p>
    <w:p w14:paraId="42EF2083" w14:textId="77777777" w:rsidR="00C541A0" w:rsidRDefault="00C541A0" w:rsidP="00C541A0">
      <w:pPr>
        <w:rPr>
          <w:i/>
          <w:lang w:val="sl-SI"/>
        </w:rPr>
      </w:pPr>
    </w:p>
    <w:p w14:paraId="7B40C951" w14:textId="77777777" w:rsidR="00C541A0" w:rsidRDefault="00C541A0" w:rsidP="00C541A0">
      <w:pPr>
        <w:rPr>
          <w:i/>
          <w:lang w:val="sl-SI"/>
        </w:rPr>
      </w:pPr>
    </w:p>
    <w:p w14:paraId="4B4D7232" w14:textId="77777777" w:rsidR="00C541A0" w:rsidRPr="00C541A0" w:rsidRDefault="00C541A0" w:rsidP="00C541A0">
      <w:pPr>
        <w:rPr>
          <w:i/>
          <w:lang w:val="sl-SI"/>
        </w:rPr>
        <w:sectPr w:rsidR="00C541A0" w:rsidRPr="00C541A0" w:rsidSect="00F65BA9">
          <w:headerReference w:type="default" r:id="rId55"/>
          <w:footerReference w:type="default" r:id="rId56"/>
          <w:pgSz w:w="11907" w:h="16840" w:code="9"/>
          <w:pgMar w:top="1134" w:right="1417" w:bottom="1134" w:left="1418" w:header="567" w:footer="567" w:gutter="0"/>
          <w:cols w:space="720"/>
        </w:sectPr>
      </w:pPr>
    </w:p>
    <w:p w14:paraId="2BC58C05" w14:textId="77777777" w:rsidR="00517A6A" w:rsidRDefault="00170C67">
      <w:pPr>
        <w:pStyle w:val="Heading1"/>
        <w:rPr>
          <w:lang w:val="sl-SI"/>
        </w:rPr>
      </w:pPr>
      <w:bookmarkStart w:id="113" w:name="_Literatura"/>
      <w:bookmarkStart w:id="114" w:name="_Toc157367339"/>
      <w:bookmarkEnd w:id="113"/>
      <w:r>
        <w:rPr>
          <w:lang w:val="sr-Cyrl-RS"/>
        </w:rPr>
        <w:lastRenderedPageBreak/>
        <w:t>Литература</w:t>
      </w:r>
      <w:bookmarkEnd w:id="114"/>
    </w:p>
    <w:p w14:paraId="7F6E2B6A" w14:textId="396AAA98" w:rsidR="00DC1C3A" w:rsidRPr="0004502C" w:rsidRDefault="00DC1C3A" w:rsidP="00EA6225">
      <w:pPr>
        <w:numPr>
          <w:ilvl w:val="0"/>
          <w:numId w:val="5"/>
        </w:numPr>
        <w:suppressAutoHyphens/>
      </w:pPr>
      <w:commentRangeStart w:id="115"/>
      <w:r>
        <w:rPr>
          <w:lang w:val="sr-Cyrl-BA"/>
        </w:rPr>
        <w:t xml:space="preserve"> </w:t>
      </w:r>
      <w:r>
        <w:rPr>
          <w:i/>
          <w:lang w:val="sr-Cyrl-BA"/>
        </w:rPr>
        <w:t>„</w:t>
      </w:r>
      <w:r w:rsidRPr="00BB3D99">
        <w:rPr>
          <w:i/>
        </w:rPr>
        <w:t>Time Series Databases New Ways to Store and Access Data</w:t>
      </w:r>
      <w:r>
        <w:rPr>
          <w:i/>
          <w:lang w:val="sr-Cyrl-BA"/>
        </w:rPr>
        <w:t xml:space="preserve">“ </w:t>
      </w:r>
      <w:r>
        <w:rPr>
          <w:lang w:val="sr-Cyrl-BA"/>
        </w:rPr>
        <w:t>аутора</w:t>
      </w:r>
      <w:r w:rsidRPr="00BB3D99">
        <w:t xml:space="preserve"> </w:t>
      </w:r>
      <w:r w:rsidRPr="00BB3D99">
        <w:rPr>
          <w:i/>
        </w:rPr>
        <w:t>Ted Dunning</w:t>
      </w:r>
      <w:r w:rsidRPr="00BB3D99">
        <w:t xml:space="preserve"> </w:t>
      </w:r>
      <w:r>
        <w:t xml:space="preserve">и </w:t>
      </w:r>
      <w:r w:rsidRPr="00BB3D99">
        <w:t xml:space="preserve"> </w:t>
      </w:r>
      <w:r w:rsidRPr="00BB3D99">
        <w:rPr>
          <w:i/>
        </w:rPr>
        <w:t>Ellen Friedman</w:t>
      </w:r>
      <w:r w:rsidR="0004502C">
        <w:rPr>
          <w:i/>
          <w:lang w:val="sr-Cyrl-BA"/>
        </w:rPr>
        <w:t xml:space="preserve">. </w:t>
      </w:r>
      <w:r w:rsidR="0004502C">
        <w:rPr>
          <w:lang w:val="sr-Cyrl-BA"/>
        </w:rPr>
        <w:t>[На мрежи]. Доступно на:</w:t>
      </w:r>
    </w:p>
    <w:p w14:paraId="29E00ABA" w14:textId="4287FE3D" w:rsidR="008851CA" w:rsidRPr="008851CA" w:rsidRDefault="00D76867" w:rsidP="008851CA">
      <w:pPr>
        <w:suppressAutoHyphens/>
        <w:ind w:firstLine="720"/>
        <w:rPr>
          <w:color w:val="0000FF"/>
          <w:u w:val="single"/>
          <w:lang w:val="en-US"/>
        </w:rPr>
      </w:pPr>
      <w:hyperlink r:id="rId57" w:history="1">
        <w:r w:rsidR="0004502C" w:rsidRPr="0004502C">
          <w:rPr>
            <w:rStyle w:val="Hyperlink"/>
          </w:rPr>
          <w:t>https://web.cs.wpi.edu/~cs585/s17/Books/Books-PDF/Time_Series_Databases.pdf</w:t>
        </w:r>
      </w:hyperlink>
      <w:commentRangeEnd w:id="115"/>
      <w:r w:rsidR="00CD3F1E">
        <w:rPr>
          <w:rStyle w:val="CommentReference"/>
          <w:lang w:eastAsia="ar-SA"/>
        </w:rPr>
        <w:commentReference w:id="115"/>
      </w:r>
    </w:p>
    <w:p w14:paraId="13085A97" w14:textId="13680784" w:rsidR="008851CA" w:rsidRPr="008851CA" w:rsidRDefault="008851CA" w:rsidP="00EA6225">
      <w:pPr>
        <w:numPr>
          <w:ilvl w:val="0"/>
          <w:numId w:val="5"/>
        </w:numPr>
        <w:suppressAutoHyphens/>
      </w:pPr>
      <w:r>
        <w:rPr>
          <w:lang w:val="en-US"/>
        </w:rPr>
        <w:t xml:space="preserve"> </w:t>
      </w:r>
      <w:r>
        <w:rPr>
          <w:lang w:val="sr-Cyrl-BA"/>
        </w:rPr>
        <w:t>„</w:t>
      </w:r>
      <w:proofErr w:type="spellStart"/>
      <w:r w:rsidRPr="008851CA">
        <w:rPr>
          <w:i/>
          <w:lang w:val="en-US"/>
        </w:rPr>
        <w:t>InfluxDB</w:t>
      </w:r>
      <w:proofErr w:type="spellEnd"/>
      <w:r w:rsidRPr="008851CA">
        <w:rPr>
          <w:i/>
          <w:lang w:val="en-US"/>
        </w:rPr>
        <w:t xml:space="preserve"> Documentation</w:t>
      </w:r>
      <w:r>
        <w:rPr>
          <w:lang w:val="sr-Cyrl-BA"/>
        </w:rPr>
        <w:t>“</w:t>
      </w:r>
      <w:r>
        <w:rPr>
          <w:lang w:val="en-US"/>
        </w:rPr>
        <w:t xml:space="preserve">. </w:t>
      </w:r>
      <w:r>
        <w:rPr>
          <w:lang w:val="sr-Cyrl-BA"/>
        </w:rPr>
        <w:t>[На мрежи]. Доступно на:</w:t>
      </w:r>
    </w:p>
    <w:p w14:paraId="57C16559" w14:textId="699679EE" w:rsidR="008851CA" w:rsidRPr="008851CA" w:rsidRDefault="00D76867" w:rsidP="008851CA">
      <w:pPr>
        <w:suppressAutoHyphens/>
        <w:ind w:left="764" w:firstLine="0"/>
        <w:rPr>
          <w:lang w:val="en-US"/>
        </w:rPr>
      </w:pPr>
      <w:hyperlink r:id="rId58" w:history="1">
        <w:r w:rsidR="008851CA" w:rsidRPr="008851CA">
          <w:rPr>
            <w:rStyle w:val="Hyperlink"/>
          </w:rPr>
          <w:t>https://docs.influxdata.com/</w:t>
        </w:r>
      </w:hyperlink>
    </w:p>
    <w:p w14:paraId="25426991" w14:textId="77777777" w:rsidR="00154875" w:rsidRPr="008851CA" w:rsidRDefault="00154875" w:rsidP="00154875">
      <w:pPr>
        <w:numPr>
          <w:ilvl w:val="0"/>
          <w:numId w:val="5"/>
        </w:numPr>
        <w:suppressAutoHyphens/>
      </w:pPr>
      <w:r>
        <w:rPr>
          <w:lang w:val="sr-Cyrl-BA"/>
        </w:rPr>
        <w:t xml:space="preserve"> „</w:t>
      </w:r>
      <w:r w:rsidRPr="00154875">
        <w:rPr>
          <w:i/>
          <w:lang w:val="en-US"/>
        </w:rPr>
        <w:t>Grafana Documentation</w:t>
      </w:r>
      <w:r>
        <w:rPr>
          <w:lang w:val="sr-Cyrl-BA"/>
        </w:rPr>
        <w:t>“</w:t>
      </w:r>
      <w:r>
        <w:rPr>
          <w:lang w:val="en-US"/>
        </w:rPr>
        <w:t xml:space="preserve">. </w:t>
      </w:r>
      <w:r>
        <w:rPr>
          <w:lang w:val="sr-Cyrl-BA"/>
        </w:rPr>
        <w:t>[На мрежи]. Доступно на:</w:t>
      </w:r>
    </w:p>
    <w:p w14:paraId="6B36A24C" w14:textId="0D1EC655" w:rsidR="00154875" w:rsidRDefault="00D76867" w:rsidP="00154875">
      <w:pPr>
        <w:suppressAutoHyphens/>
        <w:ind w:left="764" w:firstLine="0"/>
      </w:pPr>
      <w:hyperlink r:id="rId59" w:history="1">
        <w:r w:rsidR="00154875" w:rsidRPr="00154875">
          <w:rPr>
            <w:rStyle w:val="Hyperlink"/>
          </w:rPr>
          <w:t>https://grafana.com/docs/grafana/latest/</w:t>
        </w:r>
      </w:hyperlink>
    </w:p>
    <w:p w14:paraId="484F04F7" w14:textId="62156E55" w:rsidR="00C076E2" w:rsidRDefault="00C076E2" w:rsidP="00154875">
      <w:pPr>
        <w:suppressAutoHyphens/>
        <w:ind w:left="764" w:firstLine="0"/>
      </w:pPr>
    </w:p>
    <w:p w14:paraId="2093CA67" w14:textId="77777777" w:rsidR="00517A6A" w:rsidRDefault="00517A6A" w:rsidP="00C076E2">
      <w:pPr>
        <w:ind w:left="851" w:firstLine="0"/>
        <w:jc w:val="left"/>
        <w:rPr>
          <w:lang w:val="sl-SI"/>
        </w:rPr>
      </w:pPr>
    </w:p>
    <w:p w14:paraId="2503B197" w14:textId="77777777" w:rsidR="00126EE2" w:rsidRDefault="00126EE2" w:rsidP="00C076E2">
      <w:pPr>
        <w:ind w:left="851" w:firstLine="0"/>
        <w:jc w:val="left"/>
        <w:rPr>
          <w:lang w:val="sl-SI"/>
        </w:rPr>
      </w:pPr>
    </w:p>
    <w:p w14:paraId="38288749" w14:textId="77777777" w:rsidR="00126EE2" w:rsidRDefault="00126EE2" w:rsidP="00C076E2">
      <w:pPr>
        <w:ind w:left="851" w:firstLine="0"/>
        <w:jc w:val="left"/>
        <w:rPr>
          <w:lang w:val="sl-SI"/>
        </w:rPr>
      </w:pPr>
    </w:p>
    <w:p w14:paraId="20BD9A1A" w14:textId="77777777" w:rsidR="00126EE2" w:rsidRDefault="00126EE2" w:rsidP="00C076E2">
      <w:pPr>
        <w:ind w:left="851" w:firstLine="0"/>
        <w:jc w:val="left"/>
        <w:rPr>
          <w:lang w:val="sl-SI"/>
        </w:rPr>
      </w:pPr>
    </w:p>
    <w:p w14:paraId="0C136CF1" w14:textId="77777777" w:rsidR="00126EE2" w:rsidRDefault="00126EE2" w:rsidP="00C076E2">
      <w:pPr>
        <w:ind w:left="851" w:firstLine="0"/>
        <w:jc w:val="left"/>
        <w:rPr>
          <w:lang w:val="sl-SI"/>
        </w:rPr>
      </w:pPr>
    </w:p>
    <w:p w14:paraId="0A392C6A" w14:textId="77777777" w:rsidR="00126EE2" w:rsidRDefault="00126EE2" w:rsidP="00C076E2">
      <w:pPr>
        <w:ind w:left="851" w:firstLine="0"/>
        <w:jc w:val="left"/>
        <w:rPr>
          <w:lang w:val="sl-SI"/>
        </w:rPr>
      </w:pPr>
    </w:p>
    <w:p w14:paraId="290583F9" w14:textId="77777777" w:rsidR="00126EE2" w:rsidRDefault="00126EE2" w:rsidP="00C076E2">
      <w:pPr>
        <w:ind w:left="851" w:firstLine="0"/>
        <w:jc w:val="left"/>
        <w:rPr>
          <w:lang w:val="sl-SI"/>
        </w:rPr>
      </w:pPr>
    </w:p>
    <w:p w14:paraId="68F21D90" w14:textId="77777777" w:rsidR="00126EE2" w:rsidRDefault="00126EE2" w:rsidP="00C076E2">
      <w:pPr>
        <w:ind w:left="851" w:firstLine="0"/>
        <w:jc w:val="left"/>
        <w:rPr>
          <w:lang w:val="sl-SI"/>
        </w:rPr>
      </w:pPr>
    </w:p>
    <w:p w14:paraId="13C326F3" w14:textId="77777777" w:rsidR="00126EE2" w:rsidRDefault="00126EE2" w:rsidP="00C076E2">
      <w:pPr>
        <w:ind w:left="851" w:firstLine="0"/>
        <w:jc w:val="left"/>
        <w:rPr>
          <w:lang w:val="sl-SI"/>
        </w:rPr>
      </w:pPr>
    </w:p>
    <w:p w14:paraId="4853B841" w14:textId="77777777" w:rsidR="00126EE2" w:rsidRDefault="00126EE2" w:rsidP="00C076E2">
      <w:pPr>
        <w:ind w:left="851" w:firstLine="0"/>
        <w:jc w:val="left"/>
        <w:rPr>
          <w:lang w:val="sl-SI"/>
        </w:rPr>
      </w:pPr>
    </w:p>
    <w:p w14:paraId="50125231" w14:textId="77777777" w:rsidR="00126EE2" w:rsidRDefault="00126EE2" w:rsidP="00C076E2">
      <w:pPr>
        <w:ind w:left="851" w:firstLine="0"/>
        <w:jc w:val="left"/>
        <w:rPr>
          <w:lang w:val="sl-SI"/>
        </w:rPr>
      </w:pPr>
    </w:p>
    <w:p w14:paraId="5A25747A" w14:textId="77777777" w:rsidR="00126EE2" w:rsidRDefault="00126EE2" w:rsidP="00C076E2">
      <w:pPr>
        <w:ind w:left="851" w:firstLine="0"/>
        <w:jc w:val="left"/>
        <w:rPr>
          <w:lang w:val="sl-SI"/>
        </w:rPr>
      </w:pPr>
    </w:p>
    <w:p w14:paraId="09B8D95D" w14:textId="77777777" w:rsidR="00126EE2" w:rsidRDefault="00126EE2" w:rsidP="00C076E2">
      <w:pPr>
        <w:ind w:left="851" w:firstLine="0"/>
        <w:jc w:val="left"/>
        <w:rPr>
          <w:lang w:val="sl-SI"/>
        </w:rPr>
      </w:pPr>
    </w:p>
    <w:p w14:paraId="78BEFD2A" w14:textId="77777777" w:rsidR="00126EE2" w:rsidRDefault="00126EE2" w:rsidP="00C076E2">
      <w:pPr>
        <w:ind w:left="851" w:firstLine="0"/>
        <w:jc w:val="left"/>
        <w:rPr>
          <w:lang w:val="sl-SI"/>
        </w:rPr>
      </w:pPr>
    </w:p>
    <w:p w14:paraId="27A76422" w14:textId="77777777" w:rsidR="00126EE2" w:rsidRDefault="00126EE2" w:rsidP="00C076E2">
      <w:pPr>
        <w:ind w:left="851" w:firstLine="0"/>
        <w:jc w:val="left"/>
        <w:rPr>
          <w:lang w:val="sl-SI"/>
        </w:rPr>
      </w:pPr>
    </w:p>
    <w:p w14:paraId="3B7FD67C" w14:textId="77777777" w:rsidR="00126EE2" w:rsidRDefault="00126EE2" w:rsidP="00CD5598">
      <w:pPr>
        <w:ind w:firstLine="0"/>
        <w:jc w:val="left"/>
        <w:rPr>
          <w:lang w:val="sl-SI"/>
        </w:rPr>
      </w:pPr>
    </w:p>
    <w:p w14:paraId="5ECEFC77" w14:textId="031E7943" w:rsidR="003D6238" w:rsidRDefault="003D6238" w:rsidP="003D6238">
      <w:pPr>
        <w:pStyle w:val="Heading1"/>
        <w:numPr>
          <w:ilvl w:val="0"/>
          <w:numId w:val="0"/>
        </w:numPr>
        <w:jc w:val="both"/>
        <w:rPr>
          <w:lang w:val="sl-SI"/>
        </w:rPr>
        <w:sectPr w:rsidR="003D6238" w:rsidSect="003D6238">
          <w:headerReference w:type="even" r:id="rId60"/>
          <w:headerReference w:type="default" r:id="rId61"/>
          <w:headerReference w:type="first" r:id="rId62"/>
          <w:pgSz w:w="11907" w:h="16840" w:code="9"/>
          <w:pgMar w:top="1134" w:right="1417" w:bottom="1134" w:left="1418" w:header="567" w:footer="567" w:gutter="0"/>
          <w:cols w:space="720"/>
          <w:titlePg/>
          <w:docGrid w:linePitch="360"/>
        </w:sectPr>
      </w:pPr>
    </w:p>
    <w:p w14:paraId="1D7B1779" w14:textId="71DE959C" w:rsidR="00C97396" w:rsidRPr="003D6238" w:rsidRDefault="003D6238" w:rsidP="003D6238">
      <w:pPr>
        <w:pStyle w:val="Heading1"/>
        <w:numPr>
          <w:ilvl w:val="0"/>
          <w:numId w:val="0"/>
        </w:numPr>
        <w:jc w:val="both"/>
        <w:rPr>
          <w:lang w:val="en-US"/>
        </w:rPr>
      </w:pPr>
      <w:r>
        <w:rPr>
          <w:lang w:val="sr-Cyrl-BA"/>
        </w:rPr>
        <w:lastRenderedPageBreak/>
        <w:t>Списак кориштених скраћеница</w:t>
      </w:r>
    </w:p>
    <w:p w14:paraId="16403070" w14:textId="5CA09A54" w:rsidR="00C97396" w:rsidRPr="008C3532" w:rsidRDefault="00BA7C15" w:rsidP="00C97396">
      <w:pPr>
        <w:rPr>
          <w:i/>
          <w:lang w:val="sl-SI"/>
        </w:rPr>
      </w:pPr>
      <w:r w:rsidRPr="008C3532">
        <w:rPr>
          <w:b/>
          <w:i/>
          <w:lang w:val="sl-SI"/>
        </w:rPr>
        <w:t>API</w:t>
      </w:r>
      <w:r w:rsidRPr="008C3532">
        <w:rPr>
          <w:i/>
          <w:lang w:val="sl-SI"/>
        </w:rPr>
        <w:t xml:space="preserve"> - Application Programming Interface</w:t>
      </w:r>
    </w:p>
    <w:p w14:paraId="71888C49" w14:textId="052BC999" w:rsidR="00BA7C15" w:rsidRPr="008C3532" w:rsidRDefault="00BA7C15" w:rsidP="00C97396">
      <w:pPr>
        <w:rPr>
          <w:i/>
          <w:lang w:val="sl-SI"/>
        </w:rPr>
      </w:pPr>
      <w:r w:rsidRPr="008C3532">
        <w:rPr>
          <w:b/>
          <w:i/>
          <w:lang w:val="sl-SI"/>
        </w:rPr>
        <w:t xml:space="preserve">int64 </w:t>
      </w:r>
      <w:r w:rsidRPr="008C3532">
        <w:rPr>
          <w:i/>
          <w:lang w:val="sl-SI"/>
        </w:rPr>
        <w:t>– integer, 64 bit</w:t>
      </w:r>
    </w:p>
    <w:p w14:paraId="3D1E3D53" w14:textId="7FC8DE9A" w:rsidR="00BA7C15" w:rsidRPr="008C3532" w:rsidRDefault="00BA7C15" w:rsidP="00C97396">
      <w:pPr>
        <w:rPr>
          <w:i/>
          <w:lang w:val="sl-SI"/>
        </w:rPr>
      </w:pPr>
      <w:r w:rsidRPr="008C3532">
        <w:rPr>
          <w:b/>
          <w:i/>
          <w:lang w:val="sl-SI"/>
        </w:rPr>
        <w:t>float64</w:t>
      </w:r>
      <w:r w:rsidR="0089114A" w:rsidRPr="008C3532">
        <w:rPr>
          <w:b/>
          <w:i/>
          <w:lang w:val="sl-SI"/>
        </w:rPr>
        <w:t xml:space="preserve"> </w:t>
      </w:r>
      <w:r w:rsidR="0089114A" w:rsidRPr="008C3532">
        <w:rPr>
          <w:i/>
          <w:lang w:val="sl-SI"/>
        </w:rPr>
        <w:t>– float, 64 bit</w:t>
      </w:r>
    </w:p>
    <w:p w14:paraId="08B7182A" w14:textId="0D2A6863" w:rsidR="00BA7C15" w:rsidRPr="008C3532" w:rsidRDefault="00BA7C15" w:rsidP="00C97396">
      <w:pPr>
        <w:rPr>
          <w:b/>
          <w:i/>
          <w:lang w:val="sl-SI"/>
        </w:rPr>
      </w:pPr>
      <w:r w:rsidRPr="008C3532">
        <w:rPr>
          <w:b/>
          <w:i/>
          <w:lang w:val="sl-SI"/>
        </w:rPr>
        <w:t>SQL</w:t>
      </w:r>
      <w:r w:rsidR="0089114A" w:rsidRPr="008C3532">
        <w:rPr>
          <w:b/>
          <w:i/>
          <w:lang w:val="sl-SI"/>
        </w:rPr>
        <w:t xml:space="preserve"> </w:t>
      </w:r>
      <w:r w:rsidR="0089114A" w:rsidRPr="008C3532">
        <w:rPr>
          <w:i/>
          <w:lang w:val="sl-SI"/>
        </w:rPr>
        <w:t>- Structured Query Language</w:t>
      </w:r>
    </w:p>
    <w:p w14:paraId="2CAAD996" w14:textId="713EF8FC" w:rsidR="00BA7C15" w:rsidRPr="008C3532" w:rsidRDefault="00BA7C15" w:rsidP="00C97396">
      <w:pPr>
        <w:rPr>
          <w:b/>
          <w:i/>
          <w:lang w:val="sl-SI"/>
        </w:rPr>
      </w:pPr>
      <w:r w:rsidRPr="008C3532">
        <w:rPr>
          <w:b/>
          <w:i/>
          <w:lang w:val="sl-SI"/>
        </w:rPr>
        <w:t>NoSQL</w:t>
      </w:r>
      <w:r w:rsidR="0089114A" w:rsidRPr="008C3532">
        <w:rPr>
          <w:b/>
          <w:i/>
          <w:lang w:val="sl-SI"/>
        </w:rPr>
        <w:t xml:space="preserve"> </w:t>
      </w:r>
      <w:r w:rsidR="0089114A" w:rsidRPr="008C3532">
        <w:rPr>
          <w:i/>
          <w:lang w:val="sl-SI"/>
        </w:rPr>
        <w:t>-</w:t>
      </w:r>
      <w:r w:rsidR="0089114A" w:rsidRPr="008C3532">
        <w:rPr>
          <w:b/>
          <w:i/>
          <w:lang w:val="sl-SI"/>
        </w:rPr>
        <w:t xml:space="preserve"> </w:t>
      </w:r>
      <w:r w:rsidR="0089114A" w:rsidRPr="008C3532">
        <w:rPr>
          <w:i/>
          <w:lang w:val="sl-SI"/>
        </w:rPr>
        <w:t>Not Only SQL</w:t>
      </w:r>
    </w:p>
    <w:p w14:paraId="789AC0A3" w14:textId="200A1B05" w:rsidR="00BA7C15" w:rsidRPr="008C3532" w:rsidRDefault="00BA7C15" w:rsidP="00C97396">
      <w:pPr>
        <w:rPr>
          <w:i/>
          <w:lang w:val="en-US"/>
        </w:rPr>
      </w:pPr>
      <w:r w:rsidRPr="008C3532">
        <w:rPr>
          <w:b/>
          <w:i/>
          <w:lang w:val="sl-SI"/>
        </w:rPr>
        <w:t>ACID</w:t>
      </w:r>
      <w:r w:rsidR="0089114A" w:rsidRPr="008C3532">
        <w:rPr>
          <w:b/>
          <w:i/>
          <w:lang w:val="sl-SI"/>
        </w:rPr>
        <w:t xml:space="preserve"> </w:t>
      </w:r>
      <w:r w:rsidR="0089114A" w:rsidRPr="008C3532">
        <w:rPr>
          <w:i/>
          <w:lang w:val="sl-SI"/>
        </w:rPr>
        <w:t>- Atomicity, Consistency, Isolation, Durability</w:t>
      </w:r>
    </w:p>
    <w:p w14:paraId="332D8159" w14:textId="7007BED7" w:rsidR="00BA7C15" w:rsidRDefault="00BA7C15" w:rsidP="00C97396">
      <w:pPr>
        <w:rPr>
          <w:b/>
          <w:i/>
          <w:lang w:val="sl-SI"/>
        </w:rPr>
      </w:pPr>
      <w:r>
        <w:rPr>
          <w:b/>
          <w:i/>
          <w:lang w:val="sl-SI"/>
        </w:rPr>
        <w:t>HTTP</w:t>
      </w:r>
      <w:r w:rsidR="008C3532">
        <w:rPr>
          <w:b/>
          <w:i/>
          <w:lang w:val="sl-SI"/>
        </w:rPr>
        <w:t xml:space="preserve"> - </w:t>
      </w:r>
      <w:r w:rsidR="008C3532" w:rsidRPr="008C3532">
        <w:rPr>
          <w:i/>
          <w:lang w:val="sl-SI"/>
        </w:rPr>
        <w:t>Hypertext Transfer Protocol</w:t>
      </w:r>
    </w:p>
    <w:p w14:paraId="587DF2E5" w14:textId="6D83BF06" w:rsidR="00BA7C15" w:rsidRDefault="00BA7C15" w:rsidP="00C97396">
      <w:pPr>
        <w:rPr>
          <w:b/>
          <w:i/>
          <w:lang w:val="sl-SI"/>
        </w:rPr>
      </w:pPr>
      <w:r>
        <w:rPr>
          <w:b/>
          <w:i/>
          <w:lang w:val="sl-SI"/>
        </w:rPr>
        <w:t>HTTPS</w:t>
      </w:r>
      <w:r w:rsidR="008C3532">
        <w:rPr>
          <w:b/>
          <w:i/>
          <w:lang w:val="sl-SI"/>
        </w:rPr>
        <w:t xml:space="preserve"> - </w:t>
      </w:r>
      <w:r w:rsidR="008C3532" w:rsidRPr="008C3532">
        <w:rPr>
          <w:i/>
          <w:lang w:val="sl-SI"/>
        </w:rPr>
        <w:t>Hypertext Transfer Protocol Secure</w:t>
      </w:r>
    </w:p>
    <w:p w14:paraId="0075E1B4" w14:textId="200D3A4C" w:rsidR="00BA7C15" w:rsidRDefault="00BA7C15" w:rsidP="00C97396">
      <w:pPr>
        <w:rPr>
          <w:b/>
          <w:i/>
          <w:lang w:val="sl-SI"/>
        </w:rPr>
      </w:pPr>
      <w:r>
        <w:rPr>
          <w:b/>
          <w:i/>
          <w:lang w:val="sl-SI"/>
        </w:rPr>
        <w:t>URL</w:t>
      </w:r>
      <w:r w:rsidR="008C3532">
        <w:rPr>
          <w:b/>
          <w:i/>
          <w:lang w:val="sl-SI"/>
        </w:rPr>
        <w:t xml:space="preserve"> - </w:t>
      </w:r>
      <w:r w:rsidR="008C3532" w:rsidRPr="008C3532">
        <w:rPr>
          <w:i/>
          <w:lang w:val="sl-SI"/>
        </w:rPr>
        <w:t>Uniform Resource Locator</w:t>
      </w:r>
    </w:p>
    <w:p w14:paraId="4E64CEB5" w14:textId="77777777" w:rsidR="00BA7C15" w:rsidRPr="00BA7C15" w:rsidRDefault="00BA7C15" w:rsidP="00C97396">
      <w:pPr>
        <w:rPr>
          <w:b/>
          <w:i/>
          <w:lang w:val="sl-SI"/>
        </w:rPr>
      </w:pPr>
    </w:p>
    <w:p w14:paraId="249ACD79" w14:textId="77777777" w:rsidR="00126EE2" w:rsidRDefault="00126EE2" w:rsidP="00126EE2">
      <w:pPr>
        <w:pStyle w:val="Heading1"/>
        <w:numPr>
          <w:ilvl w:val="0"/>
          <w:numId w:val="0"/>
        </w:numPr>
      </w:pPr>
      <w:bookmarkStart w:id="116" w:name="_Toc518685478"/>
      <w:bookmarkStart w:id="117" w:name="_Toc157367341"/>
      <w:r>
        <w:lastRenderedPageBreak/>
        <w:t>Биографија</w:t>
      </w:r>
      <w:bookmarkEnd w:id="116"/>
      <w:bookmarkEnd w:id="117"/>
    </w:p>
    <w:p w14:paraId="37D19CFF" w14:textId="08550230" w:rsidR="00126EE2" w:rsidRDefault="00126EE2" w:rsidP="00126EE2">
      <w:pPr>
        <w:ind w:firstLine="720"/>
        <w:rPr>
          <w:szCs w:val="24"/>
          <w:lang w:val="sr-Cyrl-RS"/>
        </w:rPr>
      </w:pPr>
      <w:r>
        <w:rPr>
          <w:szCs w:val="24"/>
          <w:lang w:val="sr-Cyrl-RS"/>
        </w:rPr>
        <w:t xml:space="preserve">Тамара Антић рођена је 23. маја 2000. године у </w:t>
      </w:r>
      <w:proofErr w:type="spellStart"/>
      <w:r>
        <w:rPr>
          <w:szCs w:val="24"/>
          <w:lang w:val="sr-Cyrl-RS"/>
        </w:rPr>
        <w:t>Бањој</w:t>
      </w:r>
      <w:proofErr w:type="spellEnd"/>
      <w:r>
        <w:rPr>
          <w:szCs w:val="24"/>
          <w:lang w:val="sr-Cyrl-RS"/>
        </w:rPr>
        <w:t xml:space="preserve"> Луци. Завршила је Гимназију </w:t>
      </w:r>
      <w:r>
        <w:rPr>
          <w:szCs w:val="24"/>
        </w:rPr>
        <w:t xml:space="preserve">у </w:t>
      </w:r>
      <w:proofErr w:type="spellStart"/>
      <w:r>
        <w:rPr>
          <w:szCs w:val="24"/>
          <w:lang w:val="sr-Cyrl-RS"/>
        </w:rPr>
        <w:t>Баљој</w:t>
      </w:r>
      <w:proofErr w:type="spellEnd"/>
      <w:r>
        <w:rPr>
          <w:szCs w:val="24"/>
          <w:lang w:val="sr-Cyrl-RS"/>
        </w:rPr>
        <w:t xml:space="preserve"> Луци, општи </w:t>
      </w:r>
      <w:proofErr w:type="spellStart"/>
      <w:r>
        <w:rPr>
          <w:szCs w:val="24"/>
          <w:lang w:val="sr-Cyrl-RS"/>
        </w:rPr>
        <w:t>смјер</w:t>
      </w:r>
      <w:proofErr w:type="spellEnd"/>
      <w:r>
        <w:rPr>
          <w:szCs w:val="24"/>
          <w:lang w:val="sr-Cyrl-RS"/>
        </w:rPr>
        <w:t>. Школске 2019/2020</w:t>
      </w:r>
      <w:r w:rsidRPr="00126EE2">
        <w:rPr>
          <w:szCs w:val="24"/>
          <w:lang w:val="sr-Cyrl-RS"/>
        </w:rPr>
        <w:t>. године уписао је Факултет Техничких Наука у Новом Саду, одсек Рачунарство и аутоматика, усмерење Примењене</w:t>
      </w:r>
      <w:r>
        <w:rPr>
          <w:szCs w:val="24"/>
          <w:lang w:val="sr-Cyrl-RS"/>
        </w:rPr>
        <w:t xml:space="preserve"> рачунарске науке и информатика. </w:t>
      </w:r>
      <w:r w:rsidRPr="00A21486">
        <w:rPr>
          <w:szCs w:val="24"/>
          <w:lang w:val="sr-Cyrl-BA"/>
        </w:rPr>
        <w:t>Положила је све испите предвиђене планом и програмом</w:t>
      </w:r>
      <w:del w:id="118" w:author="Vladimir Dimitrieski" w:date="2024-02-02T20:53:00Z">
        <w:r w:rsidRPr="00A21486" w:rsidDel="00D76867">
          <w:rPr>
            <w:szCs w:val="24"/>
            <w:lang w:val="sr-Cyrl-BA"/>
          </w:rPr>
          <w:delText xml:space="preserve"> и стекла услов за одбрану завршног рада</w:delText>
        </w:r>
      </w:del>
      <w:r w:rsidRPr="00A21486">
        <w:rPr>
          <w:szCs w:val="24"/>
          <w:lang w:val="sr-Cyrl-BA"/>
        </w:rPr>
        <w:t>.</w:t>
      </w:r>
    </w:p>
    <w:p w14:paraId="38D6B9B6" w14:textId="77777777" w:rsidR="00126EE2" w:rsidRDefault="00126EE2" w:rsidP="00C076E2">
      <w:pPr>
        <w:ind w:left="851" w:firstLine="0"/>
        <w:jc w:val="left"/>
        <w:rPr>
          <w:lang w:val="sl-SI"/>
        </w:rPr>
      </w:pPr>
    </w:p>
    <w:p w14:paraId="22F860BB" w14:textId="77777777" w:rsidR="00126EE2" w:rsidRDefault="00126EE2" w:rsidP="00C076E2">
      <w:pPr>
        <w:ind w:left="851" w:firstLine="0"/>
        <w:jc w:val="left"/>
        <w:rPr>
          <w:lang w:val="sl-SI"/>
        </w:rPr>
      </w:pPr>
    </w:p>
    <w:p w14:paraId="698536F5" w14:textId="77777777" w:rsidR="00126EE2" w:rsidRDefault="00126EE2" w:rsidP="00C076E2">
      <w:pPr>
        <w:ind w:left="851" w:firstLine="0"/>
        <w:jc w:val="left"/>
        <w:rPr>
          <w:lang w:val="sl-SI"/>
        </w:rPr>
      </w:pPr>
    </w:p>
    <w:p w14:paraId="7BC1BAF2" w14:textId="77777777" w:rsidR="00126EE2" w:rsidRDefault="00126EE2" w:rsidP="00C076E2">
      <w:pPr>
        <w:ind w:left="851" w:firstLine="0"/>
        <w:jc w:val="left"/>
        <w:rPr>
          <w:lang w:val="sl-SI"/>
        </w:rPr>
      </w:pPr>
    </w:p>
    <w:p w14:paraId="61C988F9" w14:textId="77777777" w:rsidR="00126EE2" w:rsidRDefault="00126EE2" w:rsidP="00C076E2">
      <w:pPr>
        <w:ind w:left="851" w:firstLine="0"/>
        <w:jc w:val="left"/>
        <w:rPr>
          <w:lang w:val="sl-SI"/>
        </w:rPr>
      </w:pPr>
    </w:p>
    <w:p w14:paraId="3B22BB7D" w14:textId="77777777" w:rsidR="00126EE2" w:rsidRDefault="00126EE2" w:rsidP="00C076E2">
      <w:pPr>
        <w:ind w:left="851" w:firstLine="0"/>
        <w:jc w:val="left"/>
        <w:rPr>
          <w:lang w:val="sl-SI"/>
        </w:rPr>
      </w:pPr>
    </w:p>
    <w:p w14:paraId="17B246DD" w14:textId="77777777" w:rsidR="00126EE2" w:rsidRDefault="00126EE2" w:rsidP="00C076E2">
      <w:pPr>
        <w:ind w:left="851" w:firstLine="0"/>
        <w:jc w:val="left"/>
        <w:rPr>
          <w:lang w:val="sl-SI"/>
        </w:rPr>
      </w:pPr>
    </w:p>
    <w:sectPr w:rsidR="00126EE2" w:rsidSect="003D6238">
      <w:headerReference w:type="first" r:id="rId63"/>
      <w:pgSz w:w="11907" w:h="16840" w:code="9"/>
      <w:pgMar w:top="1134" w:right="1417" w:bottom="1134" w:left="1418" w:header="567" w:footer="56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ladimir Dimitrieski" w:date="2024-02-02T19:48:00Z" w:initials="VD">
    <w:p w14:paraId="08EDA2C2" w14:textId="0C1B39DD" w:rsidR="00F8458E" w:rsidRPr="00F8458E" w:rsidRDefault="00F8458E">
      <w:pPr>
        <w:pStyle w:val="CommentText"/>
        <w:rPr>
          <w:lang w:val="en-US"/>
        </w:rPr>
      </w:pPr>
      <w:r>
        <w:rPr>
          <w:rStyle w:val="CommentReference"/>
        </w:rPr>
        <w:annotationRef/>
      </w:r>
      <w:proofErr w:type="spellStart"/>
      <w:r>
        <w:rPr>
          <w:lang w:val="en-US"/>
        </w:rPr>
        <w:t>mora</w:t>
      </w:r>
      <w:r w:rsidR="00DF0356">
        <w:rPr>
          <w:lang w:val="en-US"/>
        </w:rPr>
        <w:t>te</w:t>
      </w:r>
      <w:proofErr w:type="spellEnd"/>
      <w:r>
        <w:rPr>
          <w:lang w:val="en-US"/>
        </w:rPr>
        <w:t xml:space="preserve"> upotrebi</w:t>
      </w:r>
      <w:proofErr w:type="spellStart"/>
      <w:r>
        <w:rPr>
          <w:lang w:val="en-US"/>
        </w:rPr>
        <w:t>ti</w:t>
      </w:r>
      <w:proofErr w:type="spellEnd"/>
      <w:r>
        <w:rPr>
          <w:lang w:val="en-US"/>
        </w:rPr>
        <w:t xml:space="preserve"> FTN </w:t>
      </w:r>
      <w:proofErr w:type="spellStart"/>
      <w:r>
        <w:rPr>
          <w:lang w:val="en-US"/>
        </w:rPr>
        <w:t>korice</w:t>
      </w:r>
      <w:proofErr w:type="spellEnd"/>
      <w:r>
        <w:rPr>
          <w:lang w:val="en-US"/>
        </w:rPr>
        <w:t xml:space="preserve">, </w:t>
      </w:r>
      <w:proofErr w:type="spellStart"/>
      <w:r>
        <w:rPr>
          <w:lang w:val="en-US"/>
        </w:rPr>
        <w:t>imaju</w:t>
      </w:r>
      <w:proofErr w:type="spellEnd"/>
      <w:r>
        <w:rPr>
          <w:lang w:val="en-US"/>
        </w:rPr>
        <w:t xml:space="preserve"> </w:t>
      </w:r>
      <w:proofErr w:type="spellStart"/>
      <w:r w:rsidR="00DF0356">
        <w:rPr>
          <w:lang w:val="en-US"/>
        </w:rPr>
        <w:t>standardizovane</w:t>
      </w:r>
      <w:proofErr w:type="spellEnd"/>
      <w:r>
        <w:rPr>
          <w:lang w:val="en-US"/>
        </w:rPr>
        <w:t>.</w:t>
      </w:r>
      <w:r w:rsidR="00DF0356">
        <w:rPr>
          <w:lang w:val="en-US"/>
        </w:rPr>
        <w:t xml:space="preserve"> </w:t>
      </w:r>
      <w:proofErr w:type="spellStart"/>
      <w:r w:rsidR="00DF0356">
        <w:rPr>
          <w:lang w:val="en-US"/>
        </w:rPr>
        <w:t>Ako</w:t>
      </w:r>
      <w:proofErr w:type="spellEnd"/>
      <w:r w:rsidR="00DF0356">
        <w:rPr>
          <w:lang w:val="en-US"/>
        </w:rPr>
        <w:t xml:space="preserve"> </w:t>
      </w:r>
      <w:proofErr w:type="spellStart"/>
      <w:r w:rsidR="00DF0356">
        <w:rPr>
          <w:lang w:val="en-US"/>
        </w:rPr>
        <w:t>nemate</w:t>
      </w:r>
      <w:proofErr w:type="spellEnd"/>
      <w:r w:rsidR="00DF0356">
        <w:rPr>
          <w:lang w:val="en-US"/>
        </w:rPr>
        <w:t xml:space="preserve"> </w:t>
      </w:r>
      <w:proofErr w:type="spellStart"/>
      <w:r w:rsidR="00DF0356">
        <w:rPr>
          <w:lang w:val="en-US"/>
        </w:rPr>
        <w:t>neki</w:t>
      </w:r>
      <w:proofErr w:type="spellEnd"/>
      <w:r w:rsidR="00DF0356">
        <w:rPr>
          <w:lang w:val="en-US"/>
        </w:rPr>
        <w:t xml:space="preserve"> rad od </w:t>
      </w:r>
      <w:proofErr w:type="spellStart"/>
      <w:r w:rsidR="00DF0356">
        <w:rPr>
          <w:lang w:val="en-US"/>
        </w:rPr>
        <w:t>ove</w:t>
      </w:r>
      <w:proofErr w:type="spellEnd"/>
      <w:r w:rsidR="00DF0356">
        <w:rPr>
          <w:lang w:val="en-US"/>
        </w:rPr>
        <w:t xml:space="preserve"> </w:t>
      </w:r>
      <w:proofErr w:type="spellStart"/>
      <w:r w:rsidR="00DF0356">
        <w:rPr>
          <w:lang w:val="en-US"/>
        </w:rPr>
        <w:t>ili</w:t>
      </w:r>
      <w:proofErr w:type="spellEnd"/>
      <w:r w:rsidR="00DF0356">
        <w:rPr>
          <w:lang w:val="en-US"/>
        </w:rPr>
        <w:t xml:space="preserve"> </w:t>
      </w:r>
      <w:proofErr w:type="spellStart"/>
      <w:r w:rsidR="00DF0356">
        <w:rPr>
          <w:lang w:val="en-US"/>
        </w:rPr>
        <w:t>prosle</w:t>
      </w:r>
      <w:proofErr w:type="spellEnd"/>
      <w:r w:rsidR="00DF0356">
        <w:rPr>
          <w:lang w:val="en-US"/>
        </w:rPr>
        <w:t xml:space="preserve"> </w:t>
      </w:r>
      <w:proofErr w:type="spellStart"/>
      <w:r w:rsidR="00DF0356">
        <w:rPr>
          <w:lang w:val="en-US"/>
        </w:rPr>
        <w:t>godine</w:t>
      </w:r>
      <w:proofErr w:type="spellEnd"/>
      <w:r w:rsidR="00DF0356">
        <w:rPr>
          <w:lang w:val="en-US"/>
        </w:rPr>
        <w:t xml:space="preserve"> </w:t>
      </w:r>
      <w:proofErr w:type="spellStart"/>
      <w:r w:rsidR="00DF0356">
        <w:rPr>
          <w:lang w:val="en-US"/>
        </w:rPr>
        <w:t>javite</w:t>
      </w:r>
      <w:proofErr w:type="spellEnd"/>
      <w:r w:rsidR="00DF0356">
        <w:rPr>
          <w:lang w:val="en-US"/>
        </w:rPr>
        <w:t xml:space="preserve"> </w:t>
      </w:r>
      <w:proofErr w:type="spellStart"/>
      <w:r w:rsidR="00DF0356">
        <w:rPr>
          <w:lang w:val="en-US"/>
        </w:rPr>
        <w:t>pa</w:t>
      </w:r>
      <w:proofErr w:type="spellEnd"/>
      <w:r w:rsidR="00DF0356">
        <w:rPr>
          <w:lang w:val="en-US"/>
        </w:rPr>
        <w:t xml:space="preserve"> cu </w:t>
      </w:r>
      <w:proofErr w:type="spellStart"/>
      <w:r w:rsidR="00DF0356">
        <w:rPr>
          <w:lang w:val="en-US"/>
        </w:rPr>
        <w:t>poslati</w:t>
      </w:r>
      <w:proofErr w:type="spellEnd"/>
      <w:r w:rsidR="00DF0356">
        <w:rPr>
          <w:lang w:val="en-US"/>
        </w:rPr>
        <w:t>.</w:t>
      </w:r>
      <w:r>
        <w:rPr>
          <w:lang w:val="en-US"/>
        </w:rPr>
        <w:t xml:space="preserve"> </w:t>
      </w:r>
    </w:p>
  </w:comment>
  <w:comment w:id="3" w:author="Vladimir Dimitrieski" w:date="2024-02-02T19:49:00Z" w:initials="VD">
    <w:p w14:paraId="4FC43DA9" w14:textId="23E22DB7" w:rsidR="00025F49" w:rsidRPr="00025F49" w:rsidRDefault="00025F49">
      <w:pPr>
        <w:pStyle w:val="CommentText"/>
        <w:rPr>
          <w:lang w:val="en-US"/>
        </w:rPr>
      </w:pPr>
      <w:r>
        <w:rPr>
          <w:rStyle w:val="CommentReference"/>
        </w:rPr>
        <w:annotationRef/>
      </w:r>
      <w:proofErr w:type="spellStart"/>
      <w:r>
        <w:rPr>
          <w:lang w:val="en-US"/>
        </w:rPr>
        <w:t>dajte</w:t>
      </w:r>
      <w:proofErr w:type="spellEnd"/>
      <w:r>
        <w:rPr>
          <w:lang w:val="en-US"/>
        </w:rPr>
        <w:t xml:space="preserve"> </w:t>
      </w:r>
      <w:proofErr w:type="spellStart"/>
      <w:r>
        <w:rPr>
          <w:lang w:val="en-US"/>
        </w:rPr>
        <w:t>neki</w:t>
      </w:r>
      <w:proofErr w:type="spellEnd"/>
      <w:r>
        <w:rPr>
          <w:lang w:val="en-US"/>
        </w:rPr>
        <w:t xml:space="preserve"> </w:t>
      </w:r>
      <w:proofErr w:type="spellStart"/>
      <w:r>
        <w:rPr>
          <w:lang w:val="en-US"/>
        </w:rPr>
        <w:t>predlog</w:t>
      </w:r>
      <w:proofErr w:type="spellEnd"/>
      <w:r>
        <w:rPr>
          <w:lang w:val="en-US"/>
        </w:rPr>
        <w:t xml:space="preserve"> </w:t>
      </w:r>
      <w:proofErr w:type="spellStart"/>
      <w:r>
        <w:rPr>
          <w:lang w:val="en-US"/>
        </w:rPr>
        <w:t>ovde</w:t>
      </w:r>
      <w:proofErr w:type="spellEnd"/>
      <w:r>
        <w:rPr>
          <w:lang w:val="en-US"/>
        </w:rPr>
        <w:t xml:space="preserve">. </w:t>
      </w:r>
      <w:proofErr w:type="spellStart"/>
      <w:r>
        <w:rPr>
          <w:lang w:val="en-US"/>
        </w:rPr>
        <w:t>Tipa</w:t>
      </w:r>
      <w:proofErr w:type="spellEnd"/>
      <w:r>
        <w:rPr>
          <w:lang w:val="en-US"/>
        </w:rPr>
        <w:t xml:space="preserve"> "</w:t>
      </w:r>
      <w:proofErr w:type="spellStart"/>
      <w:r>
        <w:rPr>
          <w:lang w:val="en-US"/>
        </w:rPr>
        <w:t>Softverski</w:t>
      </w:r>
      <w:proofErr w:type="spellEnd"/>
      <w:r>
        <w:rPr>
          <w:lang w:val="en-US"/>
        </w:rPr>
        <w:t xml:space="preserve"> </w:t>
      </w:r>
      <w:proofErr w:type="spellStart"/>
      <w:r>
        <w:rPr>
          <w:lang w:val="en-US"/>
        </w:rPr>
        <w:t>paket</w:t>
      </w:r>
      <w:proofErr w:type="spellEnd"/>
      <w:r>
        <w:rPr>
          <w:lang w:val="en-US"/>
        </w:rPr>
        <w:t xml:space="preserve"> za </w:t>
      </w:r>
      <w:proofErr w:type="spellStart"/>
      <w:r>
        <w:rPr>
          <w:lang w:val="en-US"/>
        </w:rPr>
        <w:t>pracenje</w:t>
      </w:r>
      <w:proofErr w:type="spellEnd"/>
      <w:r>
        <w:rPr>
          <w:lang w:val="en-US"/>
        </w:rPr>
        <w:t xml:space="preserve"> </w:t>
      </w:r>
      <w:proofErr w:type="spellStart"/>
      <w:r w:rsidR="00D75FAE">
        <w:rPr>
          <w:lang w:val="en-US"/>
        </w:rPr>
        <w:t>klimatskih</w:t>
      </w:r>
      <w:proofErr w:type="spellEnd"/>
      <w:r w:rsidR="00D75FAE">
        <w:rPr>
          <w:lang w:val="en-US"/>
        </w:rPr>
        <w:t xml:space="preserve"> </w:t>
      </w:r>
      <w:proofErr w:type="spellStart"/>
      <w:r w:rsidR="00D75FAE">
        <w:rPr>
          <w:lang w:val="en-US"/>
        </w:rPr>
        <w:t>parametara</w:t>
      </w:r>
      <w:proofErr w:type="spellEnd"/>
      <w:r w:rsidR="00D75FAE">
        <w:rPr>
          <w:lang w:val="en-US"/>
        </w:rPr>
        <w:t xml:space="preserve"> </w:t>
      </w:r>
      <w:proofErr w:type="spellStart"/>
      <w:r w:rsidR="00D75FAE">
        <w:rPr>
          <w:lang w:val="en-US"/>
        </w:rPr>
        <w:t>na</w:t>
      </w:r>
      <w:proofErr w:type="spellEnd"/>
      <w:r w:rsidR="00D75FAE">
        <w:rPr>
          <w:lang w:val="en-US"/>
        </w:rPr>
        <w:t xml:space="preserve"> </w:t>
      </w:r>
      <w:proofErr w:type="spellStart"/>
      <w:r w:rsidR="00D75FAE">
        <w:rPr>
          <w:lang w:val="en-US"/>
        </w:rPr>
        <w:t>radnom</w:t>
      </w:r>
      <w:proofErr w:type="spellEnd"/>
      <w:r w:rsidR="00D75FAE">
        <w:rPr>
          <w:lang w:val="en-US"/>
        </w:rPr>
        <w:t xml:space="preserve"> </w:t>
      </w:r>
      <w:proofErr w:type="spellStart"/>
      <w:r w:rsidR="00D75FAE">
        <w:rPr>
          <w:lang w:val="en-US"/>
        </w:rPr>
        <w:t>mestu</w:t>
      </w:r>
      <w:proofErr w:type="spellEnd"/>
      <w:r>
        <w:rPr>
          <w:lang w:val="en-US"/>
        </w:rPr>
        <w:t xml:space="preserve">" </w:t>
      </w:r>
      <w:proofErr w:type="spellStart"/>
      <w:r>
        <w:rPr>
          <w:lang w:val="en-US"/>
        </w:rPr>
        <w:t>ili</w:t>
      </w:r>
      <w:proofErr w:type="spellEnd"/>
      <w:r>
        <w:rPr>
          <w:lang w:val="en-US"/>
        </w:rPr>
        <w:t xml:space="preserve"> </w:t>
      </w:r>
      <w:proofErr w:type="spellStart"/>
      <w:r>
        <w:rPr>
          <w:lang w:val="en-US"/>
        </w:rPr>
        <w:t>malo</w:t>
      </w:r>
      <w:proofErr w:type="spellEnd"/>
      <w:r>
        <w:rPr>
          <w:lang w:val="en-US"/>
        </w:rPr>
        <w:t xml:space="preserve"> </w:t>
      </w:r>
      <w:proofErr w:type="spellStart"/>
      <w:r>
        <w:rPr>
          <w:lang w:val="en-US"/>
        </w:rPr>
        <w:t>specificnije</w:t>
      </w:r>
      <w:proofErr w:type="spellEnd"/>
      <w:r>
        <w:rPr>
          <w:lang w:val="en-US"/>
        </w:rPr>
        <w:t xml:space="preserve"> </w:t>
      </w:r>
      <w:proofErr w:type="spellStart"/>
      <w:r>
        <w:rPr>
          <w:lang w:val="en-US"/>
        </w:rPr>
        <w:t>sto</w:t>
      </w:r>
      <w:proofErr w:type="spellEnd"/>
      <w:r>
        <w:rPr>
          <w:lang w:val="en-US"/>
        </w:rPr>
        <w:t xml:space="preserve"> </w:t>
      </w:r>
      <w:proofErr w:type="spellStart"/>
      <w:r>
        <w:rPr>
          <w:lang w:val="en-US"/>
        </w:rPr>
        <w:t>jasno</w:t>
      </w:r>
      <w:proofErr w:type="spellEnd"/>
      <w:r>
        <w:rPr>
          <w:lang w:val="en-US"/>
        </w:rPr>
        <w:t xml:space="preserve"> </w:t>
      </w:r>
      <w:proofErr w:type="spellStart"/>
      <w:r>
        <w:rPr>
          <w:lang w:val="en-US"/>
        </w:rPr>
        <w:t>oslikava</w:t>
      </w:r>
      <w:proofErr w:type="spellEnd"/>
      <w:r>
        <w:rPr>
          <w:lang w:val="en-US"/>
        </w:rPr>
        <w:t xml:space="preserve"> vas</w:t>
      </w:r>
      <w:r w:rsidR="00D75FAE">
        <w:rPr>
          <w:lang w:val="en-US"/>
        </w:rPr>
        <w:t xml:space="preserve"> rad :) </w:t>
      </w:r>
      <w:proofErr w:type="spellStart"/>
      <w:r w:rsidR="00D75FAE">
        <w:rPr>
          <w:lang w:val="en-US"/>
        </w:rPr>
        <w:t>Mozda</w:t>
      </w:r>
      <w:proofErr w:type="spellEnd"/>
      <w:r w:rsidR="00D75FAE">
        <w:rPr>
          <w:lang w:val="en-US"/>
        </w:rPr>
        <w:t xml:space="preserve"> ne bas </w:t>
      </w:r>
      <w:proofErr w:type="spellStart"/>
      <w:r w:rsidR="00D75FAE">
        <w:rPr>
          <w:lang w:val="en-US"/>
        </w:rPr>
        <w:t>klimatskih</w:t>
      </w:r>
      <w:proofErr w:type="spellEnd"/>
      <w:r w:rsidR="00D75FAE">
        <w:rPr>
          <w:lang w:val="en-US"/>
        </w:rPr>
        <w:t xml:space="preserve">, </w:t>
      </w:r>
      <w:proofErr w:type="spellStart"/>
      <w:r w:rsidR="00D75FAE">
        <w:rPr>
          <w:lang w:val="en-US"/>
        </w:rPr>
        <w:t>ali</w:t>
      </w:r>
      <w:proofErr w:type="spellEnd"/>
      <w:r w:rsidR="00D75FAE">
        <w:rPr>
          <w:lang w:val="en-US"/>
        </w:rPr>
        <w:t xml:space="preserve"> mi </w:t>
      </w:r>
      <w:proofErr w:type="spellStart"/>
      <w:r w:rsidR="00D75FAE">
        <w:rPr>
          <w:lang w:val="en-US"/>
        </w:rPr>
        <w:t>nedostaje</w:t>
      </w:r>
      <w:proofErr w:type="spellEnd"/>
      <w:r w:rsidR="00D75FAE">
        <w:rPr>
          <w:lang w:val="en-US"/>
        </w:rPr>
        <w:t xml:space="preserve"> </w:t>
      </w:r>
      <w:proofErr w:type="spellStart"/>
      <w:r w:rsidR="00D75FAE">
        <w:rPr>
          <w:lang w:val="en-US"/>
        </w:rPr>
        <w:t>neka</w:t>
      </w:r>
      <w:proofErr w:type="spellEnd"/>
      <w:r w:rsidR="00D75FAE">
        <w:rPr>
          <w:lang w:val="en-US"/>
        </w:rPr>
        <w:t xml:space="preserve"> </w:t>
      </w:r>
      <w:proofErr w:type="spellStart"/>
      <w:r w:rsidR="00D75FAE">
        <w:rPr>
          <w:lang w:val="en-US"/>
        </w:rPr>
        <w:t>lepsa</w:t>
      </w:r>
      <w:proofErr w:type="spellEnd"/>
      <w:r w:rsidR="00D75FAE">
        <w:rPr>
          <w:lang w:val="en-US"/>
        </w:rPr>
        <w:t xml:space="preserve"> rec :)</w:t>
      </w:r>
    </w:p>
  </w:comment>
  <w:comment w:id="6" w:author="Vladimir Dimitrieski" w:date="2024-02-02T19:51:00Z" w:initials="VD">
    <w:p w14:paraId="5D3AE896" w14:textId="24DD11E6" w:rsidR="00D75FAE" w:rsidRPr="00D75FAE" w:rsidRDefault="00D75FAE">
      <w:pPr>
        <w:pStyle w:val="CommentText"/>
        <w:rPr>
          <w:lang w:val="sr-Cyrl-RS"/>
        </w:rPr>
      </w:pPr>
      <w:r>
        <w:rPr>
          <w:rStyle w:val="CommentReference"/>
        </w:rPr>
        <w:annotationRef/>
      </w:r>
      <w:r>
        <w:rPr>
          <w:lang w:val="sr-Cyrl-RS"/>
        </w:rPr>
        <w:t xml:space="preserve">имате већину ових параметара исправно попуњених у </w:t>
      </w:r>
      <w:proofErr w:type="spellStart"/>
      <w:r>
        <w:rPr>
          <w:lang w:val="sr-Cyrl-RS"/>
        </w:rPr>
        <w:t>претодним</w:t>
      </w:r>
      <w:proofErr w:type="spellEnd"/>
      <w:r>
        <w:rPr>
          <w:lang w:val="sr-Cyrl-RS"/>
        </w:rPr>
        <w:t xml:space="preserve"> дипломским. Ако не послах примере, јавите</w:t>
      </w:r>
    </w:p>
  </w:comment>
  <w:comment w:id="7" w:author="Vladimir Dimitrieski" w:date="2024-02-02T19:53:00Z" w:initials="VD">
    <w:p w14:paraId="45A709D4" w14:textId="5FA3D729" w:rsidR="00C228DB" w:rsidRPr="00C228DB" w:rsidRDefault="00C228DB">
      <w:pPr>
        <w:pStyle w:val="CommentText"/>
        <w:rPr>
          <w:lang w:val="sr-Cyrl-RS"/>
        </w:rPr>
      </w:pPr>
      <w:r>
        <w:rPr>
          <w:rStyle w:val="CommentReference"/>
        </w:rPr>
        <w:annotationRef/>
      </w:r>
      <w:r>
        <w:rPr>
          <w:lang w:val="sr-Cyrl-RS"/>
        </w:rPr>
        <w:t>ово на крају треба попунити, да не заборавимо</w:t>
      </w:r>
    </w:p>
  </w:comment>
  <w:comment w:id="14" w:author="Vladimir Dimitrieski" w:date="2024-02-02T19:52:00Z" w:initials="VD">
    <w:p w14:paraId="6A625535" w14:textId="23282034" w:rsidR="00D75FAE" w:rsidRPr="00D75FAE" w:rsidRDefault="00D75FAE">
      <w:pPr>
        <w:pStyle w:val="CommentText"/>
        <w:rPr>
          <w:lang w:val="sr-Cyrl-RS"/>
        </w:rPr>
      </w:pPr>
      <w:r>
        <w:rPr>
          <w:rStyle w:val="CommentReference"/>
        </w:rPr>
        <w:annotationRef/>
      </w:r>
      <w:proofErr w:type="spellStart"/>
      <w:r>
        <w:rPr>
          <w:lang w:val="sr-Cyrl-RS"/>
        </w:rPr>
        <w:t>напиштие</w:t>
      </w:r>
      <w:proofErr w:type="spellEnd"/>
      <w:r>
        <w:rPr>
          <w:lang w:val="sr-Cyrl-RS"/>
        </w:rPr>
        <w:t xml:space="preserve"> сажетак овде, шта је главни циљ, шта сте ви урадили. И </w:t>
      </w:r>
      <w:r w:rsidR="003D1ABE">
        <w:rPr>
          <w:lang w:val="sr-Cyrl-RS"/>
        </w:rPr>
        <w:t>10ак реченица да стане у ову рубрику</w:t>
      </w:r>
    </w:p>
  </w:comment>
  <w:comment w:id="15" w:author="Vladimir Dimitrieski" w:date="2024-02-02T19:54:00Z" w:initials="VD">
    <w:p w14:paraId="16B065F8" w14:textId="7D2D948B" w:rsidR="00C228DB" w:rsidRPr="00C228DB" w:rsidRDefault="00C228DB">
      <w:pPr>
        <w:pStyle w:val="CommentText"/>
        <w:rPr>
          <w:lang w:val="sr-Cyrl-RS"/>
        </w:rPr>
      </w:pPr>
      <w:r>
        <w:rPr>
          <w:rStyle w:val="CommentReference"/>
        </w:rPr>
        <w:annotationRef/>
      </w:r>
      <w:r>
        <w:rPr>
          <w:lang w:val="sr-Cyrl-RS"/>
        </w:rPr>
        <w:t>ово ћемо на крају када видимо ко може у комисију</w:t>
      </w:r>
    </w:p>
  </w:comment>
  <w:comment w:id="19" w:author="Vladimir Dimitrieski" w:date="2024-02-02T19:53:00Z" w:initials="VD">
    <w:p w14:paraId="36E0EE73" w14:textId="5F16E158" w:rsidR="003D1ABE" w:rsidRPr="003D1ABE" w:rsidRDefault="003D1ABE">
      <w:pPr>
        <w:pStyle w:val="CommentText"/>
        <w:rPr>
          <w:lang w:val="sr-Cyrl-RS"/>
        </w:rPr>
      </w:pPr>
      <w:r>
        <w:rPr>
          <w:rStyle w:val="CommentReference"/>
        </w:rPr>
        <w:annotationRef/>
      </w:r>
      <w:r>
        <w:rPr>
          <w:lang w:val="sr-Cyrl-RS"/>
        </w:rPr>
        <w:t xml:space="preserve">када добро попуните српски </w:t>
      </w:r>
      <w:proofErr w:type="spellStart"/>
      <w:r>
        <w:rPr>
          <w:lang w:val="sr-Cyrl-RS"/>
        </w:rPr>
        <w:t>КДИ,</w:t>
      </w:r>
      <w:r w:rsidR="00C228DB">
        <w:rPr>
          <w:lang w:val="sr-Cyrl-RS"/>
        </w:rPr>
        <w:t>само</w:t>
      </w:r>
      <w:proofErr w:type="spellEnd"/>
      <w:r w:rsidR="00C228DB">
        <w:rPr>
          <w:lang w:val="sr-Cyrl-RS"/>
        </w:rPr>
        <w:t xml:space="preserve"> преведите овде исто то</w:t>
      </w:r>
    </w:p>
  </w:comment>
  <w:comment w:id="20" w:author="Vladimir Dimitrieski" w:date="2024-02-02T19:54:00Z" w:initials="VD">
    <w:p w14:paraId="3256170F" w14:textId="76E0DC9D" w:rsidR="00C228DB" w:rsidRPr="00C228DB" w:rsidRDefault="00C228DB">
      <w:pPr>
        <w:pStyle w:val="CommentText"/>
        <w:rPr>
          <w:lang w:val="sr-Cyrl-RS"/>
        </w:rPr>
      </w:pPr>
      <w:r>
        <w:rPr>
          <w:rStyle w:val="CommentReference"/>
        </w:rPr>
        <w:annotationRef/>
      </w:r>
      <w:r>
        <w:rPr>
          <w:lang w:val="sr-Cyrl-RS"/>
        </w:rPr>
        <w:t xml:space="preserve">недостаје овде </w:t>
      </w:r>
      <w:r w:rsidR="00D66B5E">
        <w:rPr>
          <w:lang w:val="sr-Cyrl-RS"/>
        </w:rPr>
        <w:t>з</w:t>
      </w:r>
      <w:r>
        <w:rPr>
          <w:lang w:val="sr-Cyrl-RS"/>
        </w:rPr>
        <w:t xml:space="preserve">ванични формулар </w:t>
      </w:r>
      <w:r w:rsidR="00D66B5E">
        <w:rPr>
          <w:lang w:val="sr-Cyrl-RS"/>
        </w:rPr>
        <w:t>з</w:t>
      </w:r>
      <w:r>
        <w:rPr>
          <w:lang w:val="sr-Cyrl-RS"/>
        </w:rPr>
        <w:t xml:space="preserve">адатка дипломског рада. И то има у претходним радовима, и обавезан </w:t>
      </w:r>
      <w:r w:rsidR="00D66B5E">
        <w:rPr>
          <w:lang w:val="sr-Cyrl-RS"/>
        </w:rPr>
        <w:t xml:space="preserve">је део дипломског. </w:t>
      </w:r>
    </w:p>
  </w:comment>
  <w:comment w:id="21" w:author="Vladimir Dimitrieski" w:date="2024-02-02T19:56:00Z" w:initials="VD">
    <w:p w14:paraId="679AEDD0" w14:textId="1BE30A33" w:rsidR="002911B4" w:rsidRPr="002911B4" w:rsidRDefault="002911B4">
      <w:pPr>
        <w:pStyle w:val="CommentText"/>
        <w:rPr>
          <w:lang w:val="sr-Latn-RS"/>
        </w:rPr>
      </w:pPr>
      <w:r>
        <w:rPr>
          <w:rStyle w:val="CommentReference"/>
        </w:rPr>
        <w:annotationRef/>
      </w:r>
      <w:r>
        <w:rPr>
          <w:lang w:val="sr-Latn-RS"/>
        </w:rPr>
        <w:t>poravnajte sadržaj sa desne strane da brojevi budu jedan</w:t>
      </w:r>
      <w:r w:rsidR="00D06329">
        <w:rPr>
          <w:lang w:val="sr-Latn-RS"/>
        </w:rPr>
        <w:t xml:space="preserve"> </w:t>
      </w:r>
      <w:r>
        <w:rPr>
          <w:lang w:val="sr-Latn-RS"/>
        </w:rPr>
        <w:t>ispod drugog</w:t>
      </w:r>
    </w:p>
  </w:comment>
  <w:comment w:id="23" w:author="Vladimir Dimitrieski" w:date="2024-02-02T19:59:00Z" w:initials="VD">
    <w:p w14:paraId="38D9EED8" w14:textId="4E07887F" w:rsidR="00A83223" w:rsidRPr="00A83223" w:rsidRDefault="00A83223">
      <w:pPr>
        <w:pStyle w:val="CommentText"/>
        <w:rPr>
          <w:lang w:val="sr-Latn-RS"/>
        </w:rPr>
      </w:pPr>
      <w:r>
        <w:rPr>
          <w:rStyle w:val="CommentReference"/>
        </w:rPr>
        <w:annotationRef/>
      </w:r>
      <w:r>
        <w:rPr>
          <w:lang w:val="sr-Latn-RS"/>
        </w:rPr>
        <w:t>nije sočivo pa da bude fokusirano. Možda je pažnja usmerena na...</w:t>
      </w:r>
    </w:p>
  </w:comment>
  <w:comment w:id="24" w:author="Vladimir Dimitrieski" w:date="2024-02-02T20:00:00Z" w:initials="VD">
    <w:p w14:paraId="33EEFBB9" w14:textId="77777777" w:rsidR="0063378D" w:rsidRDefault="0063378D">
      <w:pPr>
        <w:pStyle w:val="CommentText"/>
        <w:rPr>
          <w:lang w:val="sr-Latn-RS"/>
        </w:rPr>
      </w:pPr>
      <w:r>
        <w:rPr>
          <w:rStyle w:val="CommentReference"/>
        </w:rPr>
        <w:annotationRef/>
      </w:r>
      <w:r w:rsidR="00BD41C8">
        <w:rPr>
          <w:lang w:val="sr-Latn-RS"/>
        </w:rPr>
        <w:t xml:space="preserve">ne treba </w:t>
      </w:r>
      <w:proofErr w:type="spellStart"/>
      <w:r w:rsidR="00BD41C8">
        <w:rPr>
          <w:lang w:val="sr-Latn-RS"/>
        </w:rPr>
        <w:t>pocinjati</w:t>
      </w:r>
      <w:proofErr w:type="spellEnd"/>
      <w:r w:rsidR="00BD41C8">
        <w:rPr>
          <w:lang w:val="sr-Latn-RS"/>
        </w:rPr>
        <w:t xml:space="preserve"> ovako uvod. </w:t>
      </w:r>
      <w:proofErr w:type="spellStart"/>
      <w:r w:rsidR="00BD41C8">
        <w:rPr>
          <w:lang w:val="sr-Latn-RS"/>
        </w:rPr>
        <w:t>Predlazem</w:t>
      </w:r>
      <w:proofErr w:type="spellEnd"/>
      <w:r w:rsidR="00BD41C8">
        <w:rPr>
          <w:lang w:val="sr-Latn-RS"/>
        </w:rPr>
        <w:t xml:space="preserve"> </w:t>
      </w:r>
      <w:proofErr w:type="spellStart"/>
      <w:r w:rsidR="00BD41C8">
        <w:rPr>
          <w:lang w:val="sr-Latn-RS"/>
        </w:rPr>
        <w:t>sledecu</w:t>
      </w:r>
      <w:proofErr w:type="spellEnd"/>
      <w:r w:rsidR="00BD41C8">
        <w:rPr>
          <w:lang w:val="sr-Latn-RS"/>
        </w:rPr>
        <w:t xml:space="preserve"> strukturu:</w:t>
      </w:r>
    </w:p>
    <w:p w14:paraId="776550FD" w14:textId="77777777" w:rsidR="00BD41C8" w:rsidRDefault="00BD41C8">
      <w:pPr>
        <w:pStyle w:val="CommentText"/>
        <w:rPr>
          <w:lang w:val="sr-Latn-RS"/>
        </w:rPr>
      </w:pPr>
    </w:p>
    <w:p w14:paraId="65AEE18D" w14:textId="096D7849" w:rsidR="000538B9" w:rsidRPr="00287CE2" w:rsidRDefault="00BD41C8">
      <w:pPr>
        <w:pStyle w:val="CommentText"/>
        <w:rPr>
          <w:lang w:val="sr-Cyrl-RS"/>
        </w:rPr>
      </w:pPr>
      <w:r>
        <w:rPr>
          <w:lang w:val="sr-Latn-RS"/>
        </w:rPr>
        <w:t>prvo treba malo reci kako je danas rad sa podacima esencijalan</w:t>
      </w:r>
      <w:r w:rsidR="000538B9">
        <w:rPr>
          <w:lang w:val="sr-Latn-RS"/>
        </w:rPr>
        <w:t xml:space="preserve"> i bitan za mnoge aspekte poslovanja. </w:t>
      </w:r>
      <w:proofErr w:type="spellStart"/>
      <w:r w:rsidR="000538B9">
        <w:rPr>
          <w:lang w:val="sr-Latn-RS"/>
        </w:rPr>
        <w:t>Moze</w:t>
      </w:r>
      <w:proofErr w:type="spellEnd"/>
      <w:r w:rsidR="000538B9">
        <w:rPr>
          <w:lang w:val="sr-Latn-RS"/>
        </w:rPr>
        <w:t xml:space="preserve"> onda drugi pasus lepo da se uklopi u takav </w:t>
      </w:r>
      <w:proofErr w:type="spellStart"/>
      <w:r w:rsidR="000538B9">
        <w:rPr>
          <w:lang w:val="sr-Latn-RS"/>
        </w:rPr>
        <w:t>pocetak</w:t>
      </w:r>
      <w:proofErr w:type="spellEnd"/>
      <w:r w:rsidR="000538B9">
        <w:rPr>
          <w:lang w:val="sr-Latn-RS"/>
        </w:rPr>
        <w:t xml:space="preserve">. Onda treba </w:t>
      </w:r>
      <w:proofErr w:type="spellStart"/>
      <w:r w:rsidR="000538B9">
        <w:rPr>
          <w:lang w:val="sr-Latn-RS"/>
        </w:rPr>
        <w:t>pricati</w:t>
      </w:r>
      <w:proofErr w:type="spellEnd"/>
      <w:r w:rsidR="000538B9">
        <w:rPr>
          <w:lang w:val="sr-Latn-RS"/>
        </w:rPr>
        <w:t xml:space="preserve"> o tome kako na radnom mestu ima dosta podataka koji se mogu skupiti i reci za </w:t>
      </w:r>
      <w:proofErr w:type="spellStart"/>
      <w:r w:rsidR="000538B9">
        <w:rPr>
          <w:lang w:val="sr-Latn-RS"/>
        </w:rPr>
        <w:t>sta</w:t>
      </w:r>
      <w:proofErr w:type="spellEnd"/>
      <w:r w:rsidR="000538B9">
        <w:rPr>
          <w:lang w:val="sr-Latn-RS"/>
        </w:rPr>
        <w:t xml:space="preserve"> se koristi. Onda ide motivacija rada u kojoj treba reci da je bitno </w:t>
      </w:r>
      <w:r w:rsidR="00287CE2">
        <w:rPr>
          <w:lang w:val="sr-Latn-RS"/>
        </w:rPr>
        <w:t xml:space="preserve">na efikasan </w:t>
      </w:r>
      <w:proofErr w:type="spellStart"/>
      <w:r w:rsidR="00287CE2">
        <w:rPr>
          <w:lang w:val="sr-Latn-RS"/>
        </w:rPr>
        <w:t>nacin</w:t>
      </w:r>
      <w:proofErr w:type="spellEnd"/>
      <w:r w:rsidR="00287CE2">
        <w:rPr>
          <w:lang w:val="sr-Latn-RS"/>
        </w:rPr>
        <w:t xml:space="preserve"> prikupiti, </w:t>
      </w:r>
      <w:proofErr w:type="spellStart"/>
      <w:r w:rsidR="00287CE2">
        <w:rPr>
          <w:lang w:val="sr-Latn-RS"/>
        </w:rPr>
        <w:t>skladistiti</w:t>
      </w:r>
      <w:proofErr w:type="spellEnd"/>
      <w:r w:rsidR="00287CE2">
        <w:rPr>
          <w:lang w:val="sr-Latn-RS"/>
        </w:rPr>
        <w:t xml:space="preserve">, obraditi i </w:t>
      </w:r>
      <w:proofErr w:type="spellStart"/>
      <w:r w:rsidR="00287CE2">
        <w:rPr>
          <w:lang w:val="sr-Latn-RS"/>
        </w:rPr>
        <w:t>vuzalizovati</w:t>
      </w:r>
      <w:proofErr w:type="spellEnd"/>
      <w:r w:rsidR="00287CE2">
        <w:rPr>
          <w:lang w:val="sr-Latn-RS"/>
        </w:rPr>
        <w:t xml:space="preserve"> takve podatke radi toga i toga. I na kraju tek reci </w:t>
      </w:r>
      <w:proofErr w:type="spellStart"/>
      <w:r w:rsidR="00287CE2">
        <w:rPr>
          <w:lang w:val="sr-Latn-RS"/>
        </w:rPr>
        <w:t>sta</w:t>
      </w:r>
      <w:proofErr w:type="spellEnd"/>
      <w:r w:rsidR="00287CE2">
        <w:rPr>
          <w:lang w:val="sr-Latn-RS"/>
        </w:rPr>
        <w:t xml:space="preserve"> je cilj ovog rada )koju poslovnu vrednost donosimo) kako je taj cilj dostignut (</w:t>
      </w:r>
      <w:proofErr w:type="spellStart"/>
      <w:r w:rsidR="00287CE2">
        <w:rPr>
          <w:lang w:val="sr-Latn-RS"/>
        </w:rPr>
        <w:t>sta</w:t>
      </w:r>
      <w:proofErr w:type="spellEnd"/>
      <w:r w:rsidR="00287CE2">
        <w:rPr>
          <w:lang w:val="sr-Latn-RS"/>
        </w:rPr>
        <w:t xml:space="preserve"> smo implementirali) i onda reci </w:t>
      </w:r>
      <w:proofErr w:type="spellStart"/>
      <w:r w:rsidR="00287CE2">
        <w:rPr>
          <w:lang w:val="sr-Latn-RS"/>
        </w:rPr>
        <w:t>sta</w:t>
      </w:r>
      <w:proofErr w:type="spellEnd"/>
      <w:r w:rsidR="00287CE2">
        <w:rPr>
          <w:lang w:val="sr-Latn-RS"/>
        </w:rPr>
        <w:t xml:space="preserve"> dalje </w:t>
      </w:r>
      <w:proofErr w:type="spellStart"/>
      <w:r w:rsidR="00287CE2">
        <w:rPr>
          <w:lang w:val="sr-Latn-RS"/>
        </w:rPr>
        <w:t>citaoca</w:t>
      </w:r>
      <w:proofErr w:type="spellEnd"/>
      <w:r w:rsidR="00287CE2">
        <w:rPr>
          <w:lang w:val="sr-Latn-RS"/>
        </w:rPr>
        <w:t xml:space="preserve"> u radu </w:t>
      </w:r>
      <w:proofErr w:type="spellStart"/>
      <w:r w:rsidR="00287CE2">
        <w:rPr>
          <w:lang w:val="sr-Latn-RS"/>
        </w:rPr>
        <w:t>ceka</w:t>
      </w:r>
      <w:proofErr w:type="spellEnd"/>
      <w:r w:rsidR="00287CE2">
        <w:rPr>
          <w:lang w:val="sr-Latn-RS"/>
        </w:rPr>
        <w:t xml:space="preserve">. </w:t>
      </w:r>
    </w:p>
  </w:comment>
  <w:comment w:id="25" w:author="Vladimir Dimitrieski" w:date="2024-02-02T19:59:00Z" w:initials="VD">
    <w:p w14:paraId="72C5C727" w14:textId="77777777" w:rsidR="00361DF9" w:rsidRDefault="00361DF9">
      <w:pPr>
        <w:pStyle w:val="CommentText"/>
        <w:rPr>
          <w:lang w:val="sr-Latn-RS"/>
        </w:rPr>
      </w:pPr>
      <w:r>
        <w:rPr>
          <w:rStyle w:val="CommentReference"/>
        </w:rPr>
        <w:annotationRef/>
      </w:r>
      <w:r>
        <w:rPr>
          <w:lang w:val="sr-Latn-RS"/>
        </w:rPr>
        <w:t xml:space="preserve">u srpskom, </w:t>
      </w:r>
      <w:proofErr w:type="spellStart"/>
      <w:r>
        <w:rPr>
          <w:lang w:val="sr-Latn-RS"/>
        </w:rPr>
        <w:t>recice</w:t>
      </w:r>
      <w:proofErr w:type="spellEnd"/>
      <w:r>
        <w:rPr>
          <w:lang w:val="sr-Latn-RS"/>
        </w:rPr>
        <w:t xml:space="preserve"> uvek idu posle glavne reci. Ovde treba:</w:t>
      </w:r>
    </w:p>
    <w:p w14:paraId="39AA9258" w14:textId="77777777" w:rsidR="00361DF9" w:rsidRDefault="00361DF9">
      <w:pPr>
        <w:pStyle w:val="CommentText"/>
        <w:rPr>
          <w:lang w:val="sr-Latn-RS"/>
        </w:rPr>
      </w:pPr>
    </w:p>
    <w:p w14:paraId="1E337C93" w14:textId="77777777" w:rsidR="00361DF9" w:rsidRDefault="00361DF9">
      <w:pPr>
        <w:pStyle w:val="CommentText"/>
        <w:rPr>
          <w:lang w:val="sr-Latn-RS"/>
        </w:rPr>
      </w:pPr>
      <w:r>
        <w:rPr>
          <w:lang w:val="sr-Latn-RS"/>
        </w:rPr>
        <w:t>predstavljena je...</w:t>
      </w:r>
    </w:p>
    <w:p w14:paraId="4824E1AB" w14:textId="77777777" w:rsidR="00361DF9" w:rsidRDefault="00361DF9">
      <w:pPr>
        <w:pStyle w:val="CommentText"/>
        <w:rPr>
          <w:lang w:val="sr-Latn-RS"/>
        </w:rPr>
      </w:pPr>
    </w:p>
    <w:p w14:paraId="3C6857E0" w14:textId="77777777" w:rsidR="00361DF9" w:rsidRDefault="00361DF9">
      <w:pPr>
        <w:pStyle w:val="CommentText"/>
        <w:rPr>
          <w:lang w:val="sr-Latn-RS"/>
        </w:rPr>
      </w:pPr>
      <w:r>
        <w:rPr>
          <w:lang w:val="sr-Latn-RS"/>
        </w:rPr>
        <w:t>treba ovo ispraviti u celom radu</w:t>
      </w:r>
    </w:p>
    <w:p w14:paraId="7ED7B502" w14:textId="651F6AE5" w:rsidR="00361DF9" w:rsidRPr="00361DF9" w:rsidRDefault="00361DF9">
      <w:pPr>
        <w:pStyle w:val="CommentText"/>
        <w:rPr>
          <w:lang w:val="sr-Latn-RS"/>
        </w:rPr>
      </w:pPr>
    </w:p>
  </w:comment>
  <w:comment w:id="26" w:author="Vladimir Dimitrieski" w:date="2024-02-02T20:00:00Z" w:initials="VD">
    <w:p w14:paraId="69BAC149" w14:textId="305B00E4" w:rsidR="0063378D" w:rsidRPr="0063378D" w:rsidRDefault="0063378D">
      <w:pPr>
        <w:pStyle w:val="CommentText"/>
        <w:rPr>
          <w:lang w:val="sr-Latn-RS"/>
        </w:rPr>
      </w:pPr>
      <w:r>
        <w:rPr>
          <w:rStyle w:val="CommentReference"/>
        </w:rPr>
        <w:annotationRef/>
      </w:r>
      <w:r>
        <w:rPr>
          <w:lang w:val="sr-Latn-RS"/>
        </w:rPr>
        <w:t xml:space="preserve">po meni je ovaj pasus </w:t>
      </w:r>
      <w:proofErr w:type="spellStart"/>
      <w:r>
        <w:rPr>
          <w:lang w:val="sr-Latn-RS"/>
        </w:rPr>
        <w:t>suvisan</w:t>
      </w:r>
      <w:proofErr w:type="spellEnd"/>
      <w:r>
        <w:rPr>
          <w:lang w:val="sr-Latn-RS"/>
        </w:rPr>
        <w:t>, nekako iz neba pa u rebra. Treba malo bolji uvod.</w:t>
      </w:r>
    </w:p>
  </w:comment>
  <w:comment w:id="27" w:author="Vladimir Dimitrieski" w:date="2024-02-02T20:04:00Z" w:initials="VD">
    <w:p w14:paraId="1982994F" w14:textId="7A5C872D" w:rsidR="00AB5B19" w:rsidRPr="00AB5B19" w:rsidRDefault="00AB5B19">
      <w:pPr>
        <w:pStyle w:val="CommentText"/>
        <w:rPr>
          <w:lang w:val="sr-Cyrl-RS"/>
        </w:rPr>
      </w:pPr>
      <w:r>
        <w:rPr>
          <w:rStyle w:val="CommentReference"/>
        </w:rPr>
        <w:annotationRef/>
      </w:r>
      <w:r>
        <w:rPr>
          <w:lang w:val="sr-Cyrl-RS"/>
        </w:rPr>
        <w:t xml:space="preserve">остатак нисам </w:t>
      </w:r>
      <w:r w:rsidR="00692BB6">
        <w:rPr>
          <w:lang w:val="sr-Cyrl-RS"/>
        </w:rPr>
        <w:t>ч</w:t>
      </w:r>
      <w:r>
        <w:rPr>
          <w:lang w:val="sr-Cyrl-RS"/>
        </w:rPr>
        <w:t>итао, погледати један од првих коментара у поглав</w:t>
      </w:r>
      <w:r w:rsidR="00692BB6">
        <w:rPr>
          <w:lang w:val="sr-Cyrl-RS"/>
        </w:rPr>
        <w:t>љу.</w:t>
      </w:r>
    </w:p>
  </w:comment>
  <w:comment w:id="29" w:author="Vladimir Dimitrieski" w:date="2024-02-02T20:06:00Z" w:initials="VD">
    <w:p w14:paraId="5B1FD6A7" w14:textId="0B5B368A" w:rsidR="004057C8" w:rsidRPr="004057C8" w:rsidRDefault="004057C8">
      <w:pPr>
        <w:pStyle w:val="CommentText"/>
        <w:rPr>
          <w:lang w:val="sr-Cyrl-RS"/>
        </w:rPr>
      </w:pPr>
      <w:r>
        <w:rPr>
          <w:rStyle w:val="CommentReference"/>
        </w:rPr>
        <w:annotationRef/>
      </w:r>
      <w:r>
        <w:rPr>
          <w:lang w:val="sr-Cyrl-RS"/>
        </w:rPr>
        <w:t>истражује се...</w:t>
      </w:r>
    </w:p>
  </w:comment>
  <w:comment w:id="30" w:author="Vladimir Dimitrieski" w:date="2024-02-02T20:06:00Z" w:initials="VD">
    <w:p w14:paraId="3AF9D66B" w14:textId="35B2DFE7" w:rsidR="004057C8" w:rsidRPr="004057C8" w:rsidRDefault="004057C8">
      <w:pPr>
        <w:pStyle w:val="CommentText"/>
        <w:rPr>
          <w:lang w:val="sr-Cyrl-RS"/>
        </w:rPr>
      </w:pPr>
      <w:r>
        <w:rPr>
          <w:rStyle w:val="CommentReference"/>
        </w:rPr>
        <w:annotationRef/>
      </w:r>
      <w:r>
        <w:rPr>
          <w:lang w:val="sr-Cyrl-RS"/>
        </w:rPr>
        <w:t>како захтеви могу бити постављени пред систем? ваљда је систем имплементиран да одговори на захтеве наручиоца или тако нешто</w:t>
      </w:r>
    </w:p>
  </w:comment>
  <w:comment w:id="33" w:author="Vladimir Dimitrieski" w:date="2024-02-02T20:24:00Z" w:initials="VD">
    <w:p w14:paraId="25905F49" w14:textId="0E0760EF" w:rsidR="00CC400B" w:rsidRPr="00CC400B" w:rsidRDefault="00CC400B">
      <w:pPr>
        <w:pStyle w:val="CommentText"/>
        <w:rPr>
          <w:lang w:val="sr-Cyrl-RS"/>
        </w:rPr>
      </w:pPr>
      <w:r>
        <w:rPr>
          <w:rStyle w:val="CommentReference"/>
        </w:rPr>
        <w:annotationRef/>
      </w:r>
      <w:r>
        <w:rPr>
          <w:lang w:val="sr-Cyrl-RS"/>
        </w:rPr>
        <w:t>ова реченица није потпуна.</w:t>
      </w:r>
    </w:p>
  </w:comment>
  <w:comment w:id="34" w:author="Vladimir Dimitrieski" w:date="2024-02-02T20:25:00Z" w:initials="VD">
    <w:p w14:paraId="13A31754" w14:textId="6436A681" w:rsidR="00354AA6" w:rsidRPr="00354AA6" w:rsidRDefault="00354AA6">
      <w:pPr>
        <w:pStyle w:val="CommentText"/>
        <w:rPr>
          <w:lang w:val="sr-Cyrl-RS"/>
        </w:rPr>
      </w:pPr>
      <w:r>
        <w:rPr>
          <w:rStyle w:val="CommentReference"/>
        </w:rPr>
        <w:annotationRef/>
      </w:r>
      <w:r>
        <w:rPr>
          <w:lang w:val="sr-Cyrl-RS"/>
        </w:rPr>
        <w:t xml:space="preserve">овде у овој секцији недостају дијаграми случајева коришћења. То би олакшало каснију дискусију али и </w:t>
      </w:r>
      <w:r w:rsidR="00E84F71">
        <w:rPr>
          <w:lang w:val="sr-Cyrl-RS"/>
        </w:rPr>
        <w:t xml:space="preserve">на очигледнији начин </w:t>
      </w:r>
      <w:proofErr w:type="spellStart"/>
      <w:r w:rsidR="00E84F71">
        <w:rPr>
          <w:lang w:val="sr-Cyrl-RS"/>
        </w:rPr>
        <w:t>предствило</w:t>
      </w:r>
      <w:proofErr w:type="spellEnd"/>
      <w:r w:rsidR="00E84F71">
        <w:rPr>
          <w:lang w:val="sr-Cyrl-RS"/>
        </w:rPr>
        <w:t xml:space="preserve"> оно што тренутно пише у 2.2.1</w:t>
      </w:r>
    </w:p>
  </w:comment>
  <w:comment w:id="37" w:author="Vladimir Dimitrieski" w:date="2024-02-02T20:26:00Z" w:initials="VD">
    <w:p w14:paraId="6973D135" w14:textId="6993217D" w:rsidR="00E84F71" w:rsidRPr="00E84F71" w:rsidRDefault="00E84F71">
      <w:pPr>
        <w:pStyle w:val="CommentText"/>
        <w:rPr>
          <w:lang w:val="sr-Cyrl-RS"/>
        </w:rPr>
      </w:pPr>
      <w:r>
        <w:rPr>
          <w:rStyle w:val="CommentReference"/>
        </w:rPr>
        <w:annotationRef/>
      </w:r>
      <w:r>
        <w:rPr>
          <w:lang w:val="sr-Cyrl-RS"/>
        </w:rPr>
        <w:t xml:space="preserve">неки посебан разлог зашто су бројеви </w:t>
      </w:r>
      <w:proofErr w:type="spellStart"/>
      <w:r>
        <w:rPr>
          <w:lang w:val="sr-Cyrl-RS"/>
        </w:rPr>
        <w:t>потпоглавља</w:t>
      </w:r>
      <w:proofErr w:type="spellEnd"/>
      <w:r>
        <w:rPr>
          <w:lang w:val="sr-Cyrl-RS"/>
        </w:rPr>
        <w:t xml:space="preserve"> </w:t>
      </w:r>
      <w:proofErr w:type="spellStart"/>
      <w:r>
        <w:rPr>
          <w:lang w:val="sr-Cyrl-RS"/>
        </w:rPr>
        <w:t>наисани</w:t>
      </w:r>
      <w:proofErr w:type="spellEnd"/>
      <w:r>
        <w:rPr>
          <w:lang w:val="sr-Cyrl-RS"/>
        </w:rPr>
        <w:t xml:space="preserve"> масним фонтом?</w:t>
      </w:r>
    </w:p>
  </w:comment>
  <w:comment w:id="38" w:author="Vladimir Dimitrieski" w:date="2024-02-02T20:26:00Z" w:initials="VD">
    <w:p w14:paraId="3A0D1399" w14:textId="70EDE22F" w:rsidR="00E84F71" w:rsidRPr="00E84F71" w:rsidRDefault="00E84F71">
      <w:pPr>
        <w:pStyle w:val="CommentText"/>
        <w:rPr>
          <w:lang w:val="sr-Cyrl-RS"/>
        </w:rPr>
      </w:pPr>
      <w:r>
        <w:rPr>
          <w:rStyle w:val="CommentReference"/>
        </w:rPr>
        <w:annotationRef/>
      </w:r>
      <w:r>
        <w:rPr>
          <w:lang w:val="sr-Cyrl-RS"/>
        </w:rPr>
        <w:t>не знам зашто ово овде пише. Треба да шише горе, када се корисници уводе у причу и треба нацртати дијаграме случајева коришћења</w:t>
      </w:r>
    </w:p>
  </w:comment>
  <w:comment w:id="40" w:author="Vladimir Dimitrieski" w:date="2024-02-02T20:27:00Z" w:initials="VD">
    <w:p w14:paraId="54D37576" w14:textId="17050477" w:rsidR="00CA619F" w:rsidRPr="00CA619F" w:rsidRDefault="00CA619F">
      <w:pPr>
        <w:pStyle w:val="CommentText"/>
        <w:rPr>
          <w:lang w:val="sr-Cyrl-RS"/>
        </w:rPr>
      </w:pPr>
      <w:r>
        <w:rPr>
          <w:rStyle w:val="CommentReference"/>
        </w:rPr>
        <w:annotationRef/>
      </w:r>
      <w:r>
        <w:rPr>
          <w:lang w:val="sr-Cyrl-RS"/>
        </w:rPr>
        <w:t>треба само рећи зашто ово симулирамо?</w:t>
      </w:r>
    </w:p>
  </w:comment>
  <w:comment w:id="44" w:author="Vladimir Dimitrieski" w:date="2024-02-02T20:28:00Z" w:initials="VD">
    <w:p w14:paraId="11C4047B" w14:textId="5E5B77F5" w:rsidR="00BF0114" w:rsidRPr="00BF0114" w:rsidRDefault="00BF0114">
      <w:pPr>
        <w:pStyle w:val="CommentText"/>
        <w:rPr>
          <w:lang w:val="sr-Cyrl-RS"/>
        </w:rPr>
      </w:pPr>
      <w:r>
        <w:rPr>
          <w:rStyle w:val="CommentReference"/>
        </w:rPr>
        <w:annotationRef/>
      </w:r>
      <w:r>
        <w:rPr>
          <w:lang w:val="sr-Cyrl-RS"/>
        </w:rPr>
        <w:t xml:space="preserve">не може овако набрајање да се запише. Ово ставите у наставку </w:t>
      </w:r>
      <w:r w:rsidR="00C5346B">
        <w:rPr>
          <w:lang w:val="sr-Cyrl-RS"/>
        </w:rPr>
        <w:t>овог текста горе изнад, раздвојте цртом.</w:t>
      </w:r>
    </w:p>
  </w:comment>
  <w:comment w:id="49" w:author="Vladimir Dimitrieski" w:date="2024-02-02T20:29:00Z" w:initials="VD">
    <w:p w14:paraId="7DBFA640" w14:textId="1ABEE727" w:rsidR="00D14E8A" w:rsidRPr="00D14E8A" w:rsidRDefault="00D14E8A">
      <w:pPr>
        <w:pStyle w:val="CommentText"/>
        <w:rPr>
          <w:lang w:val="sr-Cyrl-RS"/>
        </w:rPr>
      </w:pPr>
      <w:r>
        <w:rPr>
          <w:rStyle w:val="CommentReference"/>
        </w:rPr>
        <w:annotationRef/>
      </w:r>
      <w:r>
        <w:rPr>
          <w:lang w:val="sr-Cyrl-RS"/>
        </w:rPr>
        <w:t>а који су нефункционални захтеви?</w:t>
      </w:r>
    </w:p>
  </w:comment>
  <w:comment w:id="51" w:author="Vladimir Dimitrieski" w:date="2024-02-02T20:30:00Z" w:initials="VD">
    <w:p w14:paraId="1419C55B" w14:textId="66AA0E9D" w:rsidR="00393E0C" w:rsidRPr="00393E0C" w:rsidRDefault="00393E0C">
      <w:pPr>
        <w:pStyle w:val="CommentText"/>
        <w:rPr>
          <w:lang w:val="sr-Cyrl-RS"/>
        </w:rPr>
      </w:pPr>
      <w:r>
        <w:rPr>
          <w:rStyle w:val="CommentReference"/>
        </w:rPr>
        <w:annotationRef/>
      </w:r>
      <w:r>
        <w:rPr>
          <w:lang w:val="sr-Cyrl-RS"/>
        </w:rPr>
        <w:t>ваљда образлаже?</w:t>
      </w:r>
    </w:p>
  </w:comment>
  <w:comment w:id="52" w:author="Vladimir Dimitrieski" w:date="2024-02-02T20:30:00Z" w:initials="VD">
    <w:p w14:paraId="1F2C5D17" w14:textId="7A2402FC" w:rsidR="00C210A1" w:rsidRPr="00C210A1" w:rsidRDefault="00C210A1">
      <w:pPr>
        <w:pStyle w:val="CommentText"/>
        <w:rPr>
          <w:lang w:val="sr-Cyrl-RS"/>
        </w:rPr>
      </w:pPr>
      <w:r>
        <w:rPr>
          <w:rStyle w:val="CommentReference"/>
        </w:rPr>
        <w:annotationRef/>
      </w:r>
      <w:r>
        <w:rPr>
          <w:lang w:val="sr-Cyrl-RS"/>
        </w:rPr>
        <w:t>какав приступ? на шта се ово тачно односи, пошто у претходним реченицама ја не видим нигде да је дефинисан приступ?</w:t>
      </w:r>
    </w:p>
  </w:comment>
  <w:comment w:id="56" w:author="Vladimir Dimitrieski" w:date="2024-02-02T20:31:00Z" w:initials="VD">
    <w:p w14:paraId="51CBCF5B" w14:textId="34A4E9A8" w:rsidR="00163D1D" w:rsidRPr="00163D1D" w:rsidRDefault="00163D1D">
      <w:pPr>
        <w:pStyle w:val="CommentText"/>
        <w:rPr>
          <w:lang w:val="sr-Cyrl-RS"/>
        </w:rPr>
      </w:pPr>
      <w:r>
        <w:rPr>
          <w:rStyle w:val="CommentReference"/>
        </w:rPr>
        <w:annotationRef/>
      </w:r>
      <w:r>
        <w:rPr>
          <w:lang w:val="sr-Cyrl-RS"/>
        </w:rPr>
        <w:t>треба детаљно описати типове ентитета овде а који се виде на слици испод.</w:t>
      </w:r>
    </w:p>
  </w:comment>
  <w:comment w:id="58" w:author="Vladimir Dimitrieski" w:date="2024-02-02T20:32:00Z" w:initials="VD">
    <w:p w14:paraId="10C98C1D" w14:textId="2CB0DFAB" w:rsidR="00163D1D" w:rsidRPr="00163D1D" w:rsidRDefault="00163D1D">
      <w:pPr>
        <w:pStyle w:val="CommentText"/>
        <w:rPr>
          <w:lang w:val="sr-Cyrl-RS"/>
        </w:rPr>
      </w:pPr>
      <w:r>
        <w:rPr>
          <w:rStyle w:val="CommentReference"/>
        </w:rPr>
        <w:annotationRef/>
      </w:r>
      <w:r>
        <w:rPr>
          <w:lang w:val="sr-Cyrl-RS"/>
        </w:rPr>
        <w:t>наговестити да је у наставку дат опис ових шема релација</w:t>
      </w:r>
    </w:p>
  </w:comment>
  <w:comment w:id="61" w:author="Vladimir Dimitrieski" w:date="2024-02-02T20:32:00Z" w:initials="VD">
    <w:p w14:paraId="3D8300B2" w14:textId="5D0CF584" w:rsidR="00163D1D" w:rsidRPr="00163D1D" w:rsidRDefault="00163D1D">
      <w:pPr>
        <w:pStyle w:val="CommentText"/>
        <w:rPr>
          <w:lang w:val="sr-Cyrl-RS"/>
        </w:rPr>
      </w:pPr>
      <w:r>
        <w:rPr>
          <w:rStyle w:val="CommentReference"/>
        </w:rPr>
        <w:annotationRef/>
      </w:r>
      <w:r>
        <w:rPr>
          <w:lang w:val="sr-Cyrl-RS"/>
        </w:rPr>
        <w:t>релација или шема релација?</w:t>
      </w:r>
    </w:p>
  </w:comment>
  <w:comment w:id="62" w:author="Vladimir Dimitrieski" w:date="2024-02-02T20:33:00Z" w:initials="VD">
    <w:p w14:paraId="607C8EEC" w14:textId="6C8B0A8F" w:rsidR="00D34558" w:rsidRPr="00D34558" w:rsidRDefault="00D34558">
      <w:pPr>
        <w:pStyle w:val="CommentText"/>
        <w:rPr>
          <w:lang w:val="sr-Cyrl-RS"/>
        </w:rPr>
      </w:pPr>
      <w:r>
        <w:rPr>
          <w:rStyle w:val="CommentReference"/>
        </w:rPr>
        <w:annotationRef/>
      </w:r>
      <w:r>
        <w:rPr>
          <w:lang w:val="sr-Cyrl-RS"/>
        </w:rPr>
        <w:t xml:space="preserve">овде великим почетним словом, а на слици малим. Треба исправити слику а потом и </w:t>
      </w:r>
      <w:r w:rsidR="00CA59E8">
        <w:rPr>
          <w:lang w:val="sr-Cyrl-RS"/>
        </w:rPr>
        <w:t>логичку шему да буду компатибилне са називима (избацити и размаке)</w:t>
      </w:r>
    </w:p>
  </w:comment>
  <w:comment w:id="63" w:author="Vladimir Dimitrieski" w:date="2024-02-02T20:33:00Z" w:initials="VD">
    <w:p w14:paraId="71E84D05" w14:textId="20CCF510" w:rsidR="00D34558" w:rsidRPr="00D34558" w:rsidRDefault="00D34558">
      <w:pPr>
        <w:pStyle w:val="CommentText"/>
        <w:rPr>
          <w:lang w:val="sr-Cyrl-RS"/>
        </w:rPr>
      </w:pPr>
      <w:r>
        <w:rPr>
          <w:rStyle w:val="CommentReference"/>
        </w:rPr>
        <w:annotationRef/>
      </w:r>
      <w:r>
        <w:rPr>
          <w:lang w:val="sr-Cyrl-RS"/>
        </w:rPr>
        <w:t>табеле испод излазе изван оквира маргина овог рада и као такве треба их све свести да су унутар маргина</w:t>
      </w:r>
    </w:p>
  </w:comment>
  <w:comment w:id="64" w:author="Vladimir Dimitrieski" w:date="2024-02-02T20:35:00Z" w:initials="VD">
    <w:p w14:paraId="66F3AEB9" w14:textId="42FC2BE3" w:rsidR="00570140" w:rsidRPr="00570140" w:rsidRDefault="00570140">
      <w:pPr>
        <w:pStyle w:val="CommentText"/>
        <w:rPr>
          <w:lang w:val="sr-Cyrl-RS"/>
        </w:rPr>
      </w:pPr>
      <w:r>
        <w:rPr>
          <w:rStyle w:val="CommentReference"/>
        </w:rPr>
        <w:annotationRef/>
      </w:r>
      <w:r>
        <w:rPr>
          <w:lang w:val="sr-Cyrl-RS"/>
        </w:rPr>
        <w:t>енгл.</w:t>
      </w:r>
    </w:p>
  </w:comment>
  <w:comment w:id="65" w:author="Vladimir Dimitrieski" w:date="2024-02-02T20:34:00Z" w:initials="VD">
    <w:p w14:paraId="4A2F7A88" w14:textId="7CFF07D8" w:rsidR="00CA59E8" w:rsidRPr="00CA59E8" w:rsidRDefault="00CA59E8">
      <w:pPr>
        <w:pStyle w:val="CommentText"/>
        <w:rPr>
          <w:lang w:val="sr-Cyrl-RS"/>
        </w:rPr>
      </w:pPr>
      <w:r>
        <w:rPr>
          <w:rStyle w:val="CommentReference"/>
        </w:rPr>
        <w:annotationRef/>
      </w:r>
      <w:r>
        <w:rPr>
          <w:lang w:val="sr-Cyrl-RS"/>
        </w:rPr>
        <w:t xml:space="preserve">прво, не може ћирилица овде. Друго, сигурно се овако не зиве. Ако је на енглеском, ставити и овде назив на </w:t>
      </w:r>
      <w:proofErr w:type="spellStart"/>
      <w:r>
        <w:rPr>
          <w:lang w:val="sr-Cyrl-RS"/>
        </w:rPr>
        <w:t>енлгеском</w:t>
      </w:r>
      <w:proofErr w:type="spellEnd"/>
      <w:r>
        <w:rPr>
          <w:lang w:val="sr-Cyrl-RS"/>
        </w:rPr>
        <w:t xml:space="preserve"> који је видљив на слици</w:t>
      </w:r>
    </w:p>
  </w:comment>
  <w:comment w:id="66" w:author="Vladimir Dimitrieski" w:date="2024-02-02T20:35:00Z" w:initials="VD">
    <w:p w14:paraId="30F0811D" w14:textId="429DCA41" w:rsidR="00570140" w:rsidRPr="00570140" w:rsidRDefault="00570140">
      <w:pPr>
        <w:pStyle w:val="CommentText"/>
        <w:rPr>
          <w:lang w:val="sr-Cyrl-RS"/>
        </w:rPr>
      </w:pPr>
      <w:r>
        <w:rPr>
          <w:rStyle w:val="CommentReference"/>
        </w:rPr>
        <w:annotationRef/>
      </w:r>
      <w:r>
        <w:rPr>
          <w:lang w:val="sr-Cyrl-RS"/>
        </w:rPr>
        <w:t xml:space="preserve">наравно овај коментар важи и </w:t>
      </w:r>
      <w:proofErr w:type="spellStart"/>
      <w:r>
        <w:rPr>
          <w:lang w:val="sr-Cyrl-RS"/>
        </w:rPr>
        <w:t>ѕа</w:t>
      </w:r>
      <w:proofErr w:type="spellEnd"/>
      <w:r>
        <w:rPr>
          <w:lang w:val="sr-Cyrl-RS"/>
        </w:rPr>
        <w:t xml:space="preserve"> све табеле испод...</w:t>
      </w:r>
    </w:p>
  </w:comment>
  <w:comment w:id="67" w:author="Vladimir Dimitrieski" w:date="2024-02-02T20:35:00Z" w:initials="VD">
    <w:p w14:paraId="477461F8" w14:textId="2329F7E5" w:rsidR="00570140" w:rsidRPr="00570140" w:rsidRDefault="00570140">
      <w:pPr>
        <w:pStyle w:val="CommentText"/>
        <w:rPr>
          <w:lang w:val="sr-Cyrl-RS"/>
        </w:rPr>
      </w:pPr>
      <w:r>
        <w:rPr>
          <w:rStyle w:val="CommentReference"/>
        </w:rPr>
        <w:annotationRef/>
      </w:r>
      <w:r>
        <w:rPr>
          <w:lang w:val="sr-Cyrl-RS"/>
        </w:rPr>
        <w:t>па није. Оригинална табела се другачије зове, на енглеском.</w:t>
      </w:r>
    </w:p>
  </w:comment>
  <w:comment w:id="72" w:author="Vladimir Dimitrieski" w:date="2024-02-02T20:39:00Z" w:initials="VD">
    <w:p w14:paraId="57AC9C1F" w14:textId="7D224D5C" w:rsidR="00D95771" w:rsidRPr="00D95771" w:rsidRDefault="00D95771">
      <w:pPr>
        <w:pStyle w:val="CommentText"/>
        <w:rPr>
          <w:lang w:val="sr-Cyrl-RS"/>
        </w:rPr>
      </w:pPr>
      <w:r>
        <w:rPr>
          <w:rStyle w:val="CommentReference"/>
        </w:rPr>
        <w:annotationRef/>
      </w:r>
      <w:r>
        <w:rPr>
          <w:lang w:val="sr-Cyrl-RS"/>
        </w:rPr>
        <w:t>за сваки термин дати оригинални енглески назив у загради</w:t>
      </w:r>
    </w:p>
  </w:comment>
  <w:comment w:id="73" w:author="Vladimir Dimitrieski" w:date="2024-02-02T20:37:00Z" w:initials="VD">
    <w:p w14:paraId="300F55EB" w14:textId="160C0EA0" w:rsidR="00CA71A6" w:rsidRPr="00CA71A6" w:rsidRDefault="00CA71A6">
      <w:pPr>
        <w:pStyle w:val="CommentText"/>
        <w:rPr>
          <w:lang w:val="sr-Cyrl-RS"/>
        </w:rPr>
      </w:pPr>
      <w:r>
        <w:rPr>
          <w:rStyle w:val="CommentReference"/>
        </w:rPr>
        <w:annotationRef/>
      </w:r>
      <w:r>
        <w:rPr>
          <w:lang w:val="sr-Cyrl-RS"/>
        </w:rPr>
        <w:t>нема потребе за овим празним редом испод у набрајањима, посебно јер га нисте имали у претходним набрајањима виђеним из</w:t>
      </w:r>
      <w:r w:rsidR="00AB161E">
        <w:rPr>
          <w:lang w:val="sr-Cyrl-RS"/>
        </w:rPr>
        <w:t>над у тексту</w:t>
      </w:r>
    </w:p>
  </w:comment>
  <w:comment w:id="74" w:author="Vladimir Dimitrieski" w:date="2024-02-02T20:40:00Z" w:initials="VD">
    <w:p w14:paraId="016BC423" w14:textId="60CD3D8D" w:rsidR="00D95771" w:rsidRPr="00D95771" w:rsidRDefault="00D95771">
      <w:pPr>
        <w:pStyle w:val="CommentText"/>
        <w:rPr>
          <w:lang w:val="sr-Cyrl-RS"/>
        </w:rPr>
      </w:pPr>
      <w:r>
        <w:rPr>
          <w:rStyle w:val="CommentReference"/>
        </w:rPr>
        <w:annotationRef/>
      </w:r>
      <w:r>
        <w:rPr>
          <w:lang w:val="sr-Cyrl-RS"/>
        </w:rPr>
        <w:t>не бих баш овако назвао, јер данас контејнер има другу конотацију (</w:t>
      </w:r>
      <w:proofErr w:type="spellStart"/>
      <w:r>
        <w:rPr>
          <w:lang w:val="sr-Cyrl-RS"/>
        </w:rPr>
        <w:t>докер</w:t>
      </w:r>
      <w:proofErr w:type="spellEnd"/>
      <w:r>
        <w:rPr>
          <w:lang w:val="sr-Cyrl-RS"/>
        </w:rPr>
        <w:t>) и збуњује. Да ли је боље ”складиш</w:t>
      </w:r>
      <w:r w:rsidR="00E13DF4">
        <w:rPr>
          <w:lang w:val="sr-Cyrl-RS"/>
        </w:rPr>
        <w:t>но место</w:t>
      </w:r>
      <w:r>
        <w:rPr>
          <w:lang w:val="sr-Cyrl-RS"/>
        </w:rPr>
        <w:t>”</w:t>
      </w:r>
      <w:r w:rsidR="00F10461">
        <w:rPr>
          <w:lang w:val="sr-Cyrl-RS"/>
        </w:rPr>
        <w:t>?</w:t>
      </w:r>
    </w:p>
  </w:comment>
  <w:comment w:id="76" w:author="Vladimir Dimitrieski" w:date="2024-02-02T20:43:00Z" w:initials="VD">
    <w:p w14:paraId="758DAF56" w14:textId="287E122F" w:rsidR="006219F0" w:rsidRPr="006219F0" w:rsidRDefault="006219F0">
      <w:pPr>
        <w:pStyle w:val="CommentText"/>
        <w:rPr>
          <w:lang w:val="sr-Cyrl-RS"/>
        </w:rPr>
      </w:pPr>
      <w:r>
        <w:rPr>
          <w:rStyle w:val="CommentReference"/>
        </w:rPr>
        <w:annotationRef/>
      </w:r>
      <w:r>
        <w:rPr>
          <w:lang w:val="sr-Cyrl-RS"/>
        </w:rPr>
        <w:t>можда ипак боље да се зна на шта се односи</w:t>
      </w:r>
    </w:p>
  </w:comment>
  <w:comment w:id="80" w:author="Vladimir Dimitrieski" w:date="2024-02-02T20:44:00Z" w:initials="VD">
    <w:p w14:paraId="12CF9078" w14:textId="777A717C" w:rsidR="00C97476" w:rsidRPr="00C97476" w:rsidRDefault="00C97476">
      <w:pPr>
        <w:pStyle w:val="CommentText"/>
        <w:rPr>
          <w:lang w:val="sr-Cyrl-RS"/>
        </w:rPr>
      </w:pPr>
      <w:r>
        <w:rPr>
          <w:rStyle w:val="CommentReference"/>
        </w:rPr>
        <w:annotationRef/>
      </w:r>
      <w:r>
        <w:rPr>
          <w:lang w:val="sr-Cyrl-RS"/>
        </w:rPr>
        <w:t>зашто ред размака испод?</w:t>
      </w:r>
    </w:p>
  </w:comment>
  <w:comment w:id="81" w:author="Vladimir Dimitrieski" w:date="2024-02-02T20:45:00Z" w:initials="VD">
    <w:p w14:paraId="3091383D" w14:textId="46E5FBC0" w:rsidR="00C97476" w:rsidRPr="00C97476" w:rsidRDefault="00C97476">
      <w:pPr>
        <w:pStyle w:val="CommentText"/>
        <w:rPr>
          <w:lang w:val="sr-Cyrl-RS"/>
        </w:rPr>
      </w:pPr>
      <w:r>
        <w:rPr>
          <w:rStyle w:val="CommentReference"/>
        </w:rPr>
        <w:annotationRef/>
      </w:r>
      <w:r>
        <w:rPr>
          <w:lang w:val="sr-Cyrl-RS"/>
        </w:rPr>
        <w:t>у целом раду бити конзистентан са новим редом и размацима!</w:t>
      </w:r>
    </w:p>
  </w:comment>
  <w:comment w:id="83" w:author="Vladimir Dimitrieski" w:date="2024-02-02T20:47:00Z" w:initials="VD">
    <w:p w14:paraId="6EED6431" w14:textId="7E7577C2" w:rsidR="003C3E18" w:rsidRPr="003C3E18" w:rsidRDefault="003C3E18">
      <w:pPr>
        <w:pStyle w:val="CommentText"/>
        <w:rPr>
          <w:lang w:val="sr-Cyrl-RS"/>
        </w:rPr>
      </w:pPr>
      <w:r>
        <w:rPr>
          <w:rStyle w:val="CommentReference"/>
        </w:rPr>
        <w:annotationRef/>
      </w:r>
      <w:proofErr w:type="spellStart"/>
      <w:r>
        <w:rPr>
          <w:lang w:val="sr-Cyrl-RS"/>
        </w:rPr>
        <w:t>хттп</w:t>
      </w:r>
      <w:proofErr w:type="spellEnd"/>
      <w:r>
        <w:rPr>
          <w:lang w:val="sr-Cyrl-RS"/>
        </w:rPr>
        <w:t xml:space="preserve">? какав је то </w:t>
      </w:r>
      <w:proofErr w:type="spellStart"/>
      <w:r>
        <w:rPr>
          <w:lang w:val="sr-Cyrl-RS"/>
        </w:rPr>
        <w:t>рест</w:t>
      </w:r>
      <w:proofErr w:type="spellEnd"/>
      <w:r>
        <w:rPr>
          <w:lang w:val="sr-Cyrl-RS"/>
        </w:rPr>
        <w:t xml:space="preserve"> захтев?</w:t>
      </w:r>
    </w:p>
  </w:comment>
  <w:comment w:id="84" w:author="Vladimir Dimitrieski" w:date="2024-02-02T20:47:00Z" w:initials="VD">
    <w:p w14:paraId="1737FB0C" w14:textId="51ADD383" w:rsidR="003E42B0" w:rsidRPr="003E42B0" w:rsidRDefault="003E42B0">
      <w:pPr>
        <w:pStyle w:val="CommentText"/>
        <w:rPr>
          <w:lang w:val="sr-Cyrl-RS"/>
        </w:rPr>
      </w:pPr>
      <w:r>
        <w:rPr>
          <w:rStyle w:val="CommentReference"/>
        </w:rPr>
        <w:annotationRef/>
      </w:r>
      <w:r>
        <w:rPr>
          <w:lang w:val="sr-Cyrl-RS"/>
        </w:rPr>
        <w:t xml:space="preserve">алат </w:t>
      </w:r>
      <w:proofErr w:type="spellStart"/>
      <w:r>
        <w:rPr>
          <w:lang w:val="sr-Cyrl-RS"/>
        </w:rPr>
        <w:t>Графана</w:t>
      </w:r>
      <w:proofErr w:type="spellEnd"/>
      <w:r>
        <w:rPr>
          <w:lang w:val="sr-Cyrl-RS"/>
        </w:rPr>
        <w:t>. У српском језику назив увек иде иза објекта на који се односи. Исправити у целом раду</w:t>
      </w:r>
    </w:p>
  </w:comment>
  <w:comment w:id="85" w:author="Vladimir Dimitrieski" w:date="2024-02-02T20:48:00Z" w:initials="VD">
    <w:p w14:paraId="4D74584D" w14:textId="08BF3F82" w:rsidR="00F542FB" w:rsidRPr="00F542FB" w:rsidRDefault="00F542FB">
      <w:pPr>
        <w:pStyle w:val="CommentText"/>
        <w:rPr>
          <w:lang w:val="sr-Cyrl-RS"/>
        </w:rPr>
      </w:pPr>
      <w:r>
        <w:rPr>
          <w:rStyle w:val="CommentReference"/>
        </w:rPr>
        <w:annotationRef/>
      </w:r>
      <w:r>
        <w:rPr>
          <w:lang w:val="sr-Cyrl-RS"/>
        </w:rPr>
        <w:t>а где је ово на слици?</w:t>
      </w:r>
    </w:p>
  </w:comment>
  <w:comment w:id="86" w:author="Vladimir Dimitrieski" w:date="2024-02-02T20:48:00Z" w:initials="VD">
    <w:p w14:paraId="6EC22CF0" w14:textId="771BBC9C" w:rsidR="00A814B7" w:rsidRPr="00A814B7" w:rsidRDefault="00A814B7">
      <w:pPr>
        <w:pStyle w:val="CommentText"/>
        <w:rPr>
          <w:lang w:val="sr-Cyrl-RS"/>
        </w:rPr>
      </w:pPr>
      <w:r>
        <w:rPr>
          <w:rStyle w:val="CommentReference"/>
        </w:rPr>
        <w:annotationRef/>
      </w:r>
      <w:r>
        <w:rPr>
          <w:lang w:val="sr-Cyrl-RS"/>
        </w:rPr>
        <w:t>иду цртице између?</w:t>
      </w:r>
    </w:p>
  </w:comment>
  <w:comment w:id="89" w:author="Vladimir Dimitrieski" w:date="2024-02-02T20:49:00Z" w:initials="VD">
    <w:p w14:paraId="3D9AFF8C" w14:textId="67268E67" w:rsidR="00A814B7" w:rsidRPr="00A814B7" w:rsidRDefault="00A814B7">
      <w:pPr>
        <w:pStyle w:val="CommentText"/>
        <w:rPr>
          <w:lang w:val="sr-Cyrl-RS"/>
        </w:rPr>
      </w:pPr>
      <w:r>
        <w:rPr>
          <w:rStyle w:val="CommentReference"/>
        </w:rPr>
        <w:annotationRef/>
      </w:r>
      <w:r>
        <w:rPr>
          <w:lang w:val="sr-Cyrl-RS"/>
        </w:rPr>
        <w:t>система за алармирање?</w:t>
      </w:r>
    </w:p>
  </w:comment>
  <w:comment w:id="99" w:author="Vladimir Dimitrieski" w:date="2024-02-02T20:50:00Z" w:initials="VD">
    <w:p w14:paraId="287AAFFD" w14:textId="4DE673CA" w:rsidR="00AB33D8" w:rsidRPr="00AB33D8" w:rsidRDefault="00AB33D8">
      <w:pPr>
        <w:pStyle w:val="CommentText"/>
        <w:rPr>
          <w:lang w:val="sr-Cyrl-RS"/>
        </w:rPr>
      </w:pPr>
      <w:r>
        <w:rPr>
          <w:rStyle w:val="CommentReference"/>
        </w:rPr>
        <w:annotationRef/>
      </w:r>
      <w:r>
        <w:rPr>
          <w:lang w:val="sr-Cyrl-RS"/>
        </w:rPr>
        <w:t>Управљање?</w:t>
      </w:r>
    </w:p>
  </w:comment>
  <w:comment w:id="100" w:author="Vladimir Dimitrieski" w:date="2024-02-02T20:50:00Z" w:initials="VD">
    <w:p w14:paraId="3E7E60FA" w14:textId="5AD3DD90" w:rsidR="00AB33D8" w:rsidRPr="00AB33D8" w:rsidRDefault="00AB33D8">
      <w:pPr>
        <w:pStyle w:val="CommentText"/>
        <w:rPr>
          <w:lang w:val="sr-Cyrl-RS"/>
        </w:rPr>
      </w:pPr>
      <w:r>
        <w:rPr>
          <w:rStyle w:val="CommentReference"/>
        </w:rPr>
        <w:annotationRef/>
      </w:r>
      <w:r>
        <w:rPr>
          <w:lang w:val="sr-Cyrl-RS"/>
        </w:rPr>
        <w:t>има ово написано на још доста места. Исправити</w:t>
      </w:r>
    </w:p>
  </w:comment>
  <w:comment w:id="102" w:author="Vladimir Dimitrieski" w:date="2024-02-02T20:51:00Z" w:initials="VD">
    <w:p w14:paraId="2C90B766" w14:textId="1A730B30" w:rsidR="001E2C59" w:rsidRPr="001E2C59" w:rsidRDefault="001E2C59">
      <w:pPr>
        <w:pStyle w:val="CommentText"/>
        <w:rPr>
          <w:lang w:val="sr-Cyrl-RS"/>
        </w:rPr>
      </w:pPr>
      <w:r>
        <w:rPr>
          <w:rStyle w:val="CommentReference"/>
        </w:rPr>
        <w:annotationRef/>
      </w:r>
      <w:r>
        <w:rPr>
          <w:lang w:val="sr-Cyrl-RS"/>
        </w:rPr>
        <w:t>менију?</w:t>
      </w:r>
    </w:p>
  </w:comment>
  <w:comment w:id="108" w:author="Vladimir Dimitrieski" w:date="2024-02-02T20:51:00Z" w:initials="VD">
    <w:p w14:paraId="64CFFD72" w14:textId="30F32323" w:rsidR="009B0873" w:rsidRPr="009B0873" w:rsidRDefault="009B0873">
      <w:pPr>
        <w:pStyle w:val="CommentText"/>
        <w:rPr>
          <w:lang w:val="sr-Cyrl-RS"/>
        </w:rPr>
      </w:pPr>
      <w:r>
        <w:rPr>
          <w:rStyle w:val="CommentReference"/>
        </w:rPr>
        <w:annotationRef/>
      </w:r>
      <w:r>
        <w:rPr>
          <w:lang w:val="sr-Cyrl-RS"/>
        </w:rPr>
        <w:t>овај, ова, две реченице са истим почетком....</w:t>
      </w:r>
    </w:p>
  </w:comment>
  <w:comment w:id="110" w:author="Vladimir Dimitrieski" w:date="2024-02-02T20:51:00Z" w:initials="VD">
    <w:p w14:paraId="3F09C9B1" w14:textId="0C3E2926" w:rsidR="009B0873" w:rsidRPr="009B0873" w:rsidRDefault="009B0873">
      <w:pPr>
        <w:pStyle w:val="CommentText"/>
        <w:rPr>
          <w:lang w:val="sr-Cyrl-RS"/>
        </w:rPr>
      </w:pPr>
      <w:r>
        <w:rPr>
          <w:rStyle w:val="CommentReference"/>
        </w:rPr>
        <w:annotationRef/>
      </w:r>
      <w:r>
        <w:rPr>
          <w:lang w:val="sr-Cyrl-RS"/>
        </w:rPr>
        <w:t>ово треба читаоци да утврде, а не Ви :)</w:t>
      </w:r>
    </w:p>
  </w:comment>
  <w:comment w:id="111" w:author="Vladimir Dimitrieski" w:date="2024-02-02T20:52:00Z" w:initials="VD">
    <w:p w14:paraId="197BAD19" w14:textId="0C438549" w:rsidR="00503C4F" w:rsidRPr="00503C4F" w:rsidRDefault="00503C4F">
      <w:pPr>
        <w:pStyle w:val="CommentText"/>
        <w:rPr>
          <w:lang w:val="sr-Cyrl-RS"/>
        </w:rPr>
      </w:pPr>
      <w:r>
        <w:rPr>
          <w:rStyle w:val="CommentReference"/>
        </w:rPr>
        <w:annotationRef/>
      </w:r>
      <w:r>
        <w:rPr>
          <w:lang w:val="sr-Cyrl-RS"/>
        </w:rPr>
        <w:t>ако већ имате посебно поглавље, нема потребе онда и овде исто то понављати</w:t>
      </w:r>
    </w:p>
  </w:comment>
  <w:comment w:id="112" w:author="Vladimir Dimitrieski" w:date="2024-02-02T20:52:00Z" w:initials="VD">
    <w:p w14:paraId="62CBC5C8" w14:textId="3F87AB36" w:rsidR="00503C4F" w:rsidRPr="00503C4F" w:rsidRDefault="00503C4F">
      <w:pPr>
        <w:pStyle w:val="CommentText"/>
        <w:rPr>
          <w:lang w:val="sr-Cyrl-RS"/>
        </w:rPr>
      </w:pPr>
      <w:r>
        <w:rPr>
          <w:rStyle w:val="CommentReference"/>
        </w:rPr>
        <w:annotationRef/>
      </w:r>
      <w:r>
        <w:rPr>
          <w:lang w:val="sr-Cyrl-RS"/>
        </w:rPr>
        <w:t>...</w:t>
      </w:r>
    </w:p>
  </w:comment>
  <w:comment w:id="115" w:author="Vladimir Dimitrieski" w:date="2024-02-02T20:53:00Z" w:initials="VD">
    <w:p w14:paraId="2FBDC06B" w14:textId="68F809CD" w:rsidR="00CD3F1E" w:rsidRPr="00CD3F1E" w:rsidRDefault="00CD3F1E">
      <w:pPr>
        <w:pStyle w:val="CommentText"/>
        <w:rPr>
          <w:lang w:val="sr-Cyrl-RS"/>
        </w:rPr>
      </w:pPr>
      <w:r>
        <w:rPr>
          <w:rStyle w:val="CommentReference"/>
        </w:rPr>
        <w:annotationRef/>
      </w:r>
      <w:r>
        <w:rPr>
          <w:lang w:val="sr-Cyrl-RS"/>
        </w:rPr>
        <w:t>погледајте ИЕЕЕ стил за референцирање и записивање библиографије па исправите овај навод.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EDA2C2" w15:done="0"/>
  <w15:commentEx w15:paraId="4FC43DA9" w15:done="0"/>
  <w15:commentEx w15:paraId="5D3AE896" w15:done="0"/>
  <w15:commentEx w15:paraId="45A709D4" w15:done="0"/>
  <w15:commentEx w15:paraId="6A625535" w15:done="0"/>
  <w15:commentEx w15:paraId="16B065F8" w15:done="0"/>
  <w15:commentEx w15:paraId="36E0EE73" w15:done="0"/>
  <w15:commentEx w15:paraId="3256170F" w15:done="0"/>
  <w15:commentEx w15:paraId="679AEDD0" w15:done="0"/>
  <w15:commentEx w15:paraId="38D9EED8" w15:done="0"/>
  <w15:commentEx w15:paraId="65AEE18D" w15:done="0"/>
  <w15:commentEx w15:paraId="7ED7B502" w15:done="0"/>
  <w15:commentEx w15:paraId="69BAC149" w15:done="0"/>
  <w15:commentEx w15:paraId="1982994F" w15:done="0"/>
  <w15:commentEx w15:paraId="5B1FD6A7" w15:done="0"/>
  <w15:commentEx w15:paraId="3AF9D66B" w15:done="0"/>
  <w15:commentEx w15:paraId="25905F49" w15:done="0"/>
  <w15:commentEx w15:paraId="13A31754" w15:done="0"/>
  <w15:commentEx w15:paraId="6973D135" w15:done="0"/>
  <w15:commentEx w15:paraId="3A0D1399" w15:done="0"/>
  <w15:commentEx w15:paraId="54D37576" w15:done="0"/>
  <w15:commentEx w15:paraId="11C4047B" w15:done="0"/>
  <w15:commentEx w15:paraId="7DBFA640" w15:done="0"/>
  <w15:commentEx w15:paraId="1419C55B" w15:done="0"/>
  <w15:commentEx w15:paraId="1F2C5D17" w15:done="0"/>
  <w15:commentEx w15:paraId="51CBCF5B" w15:done="0"/>
  <w15:commentEx w15:paraId="10C98C1D" w15:done="0"/>
  <w15:commentEx w15:paraId="3D8300B2" w15:done="0"/>
  <w15:commentEx w15:paraId="607C8EEC" w15:done="0"/>
  <w15:commentEx w15:paraId="71E84D05" w15:done="0"/>
  <w15:commentEx w15:paraId="66F3AEB9" w15:done="0"/>
  <w15:commentEx w15:paraId="4A2F7A88" w15:done="0"/>
  <w15:commentEx w15:paraId="30F0811D" w15:paraIdParent="4A2F7A88" w15:done="0"/>
  <w15:commentEx w15:paraId="477461F8" w15:done="0"/>
  <w15:commentEx w15:paraId="57AC9C1F" w15:done="0"/>
  <w15:commentEx w15:paraId="300F55EB" w15:done="0"/>
  <w15:commentEx w15:paraId="016BC423" w15:done="0"/>
  <w15:commentEx w15:paraId="758DAF56" w15:done="0"/>
  <w15:commentEx w15:paraId="12CF9078" w15:done="0"/>
  <w15:commentEx w15:paraId="3091383D" w15:paraIdParent="12CF9078" w15:done="0"/>
  <w15:commentEx w15:paraId="6EED6431" w15:done="0"/>
  <w15:commentEx w15:paraId="1737FB0C" w15:done="0"/>
  <w15:commentEx w15:paraId="4D74584D" w15:done="0"/>
  <w15:commentEx w15:paraId="6EC22CF0" w15:done="0"/>
  <w15:commentEx w15:paraId="3D9AFF8C" w15:done="0"/>
  <w15:commentEx w15:paraId="287AAFFD" w15:done="0"/>
  <w15:commentEx w15:paraId="3E7E60FA" w15:paraIdParent="287AAFFD" w15:done="0"/>
  <w15:commentEx w15:paraId="2C90B766" w15:done="0"/>
  <w15:commentEx w15:paraId="64CFFD72" w15:done="0"/>
  <w15:commentEx w15:paraId="3F09C9B1" w15:done="0"/>
  <w15:commentEx w15:paraId="197BAD19" w15:done="0"/>
  <w15:commentEx w15:paraId="62CBC5C8" w15:done="0"/>
  <w15:commentEx w15:paraId="2FBDC0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E12C731" w16cex:dateUtc="2024-02-02T18:48:00Z"/>
  <w16cex:commentExtensible w16cex:durableId="3AAD7D82" w16cex:dateUtc="2024-02-02T18:49:00Z"/>
  <w16cex:commentExtensible w16cex:durableId="3F6FD0C1" w16cex:dateUtc="2024-02-02T18:51:00Z"/>
  <w16cex:commentExtensible w16cex:durableId="6C89B43F" w16cex:dateUtc="2024-02-02T18:53:00Z"/>
  <w16cex:commentExtensible w16cex:durableId="11C764F6" w16cex:dateUtc="2024-02-02T18:52:00Z"/>
  <w16cex:commentExtensible w16cex:durableId="78A0A5D5" w16cex:dateUtc="2024-02-02T18:54:00Z"/>
  <w16cex:commentExtensible w16cex:durableId="54922FC4" w16cex:dateUtc="2024-02-02T18:53:00Z"/>
  <w16cex:commentExtensible w16cex:durableId="7F167CC9" w16cex:dateUtc="2024-02-02T18:54:00Z"/>
  <w16cex:commentExtensible w16cex:durableId="00570FD0" w16cex:dateUtc="2024-02-02T18:56:00Z"/>
  <w16cex:commentExtensible w16cex:durableId="286A4A98" w16cex:dateUtc="2024-02-02T18:59:00Z"/>
  <w16cex:commentExtensible w16cex:durableId="150D95A3" w16cex:dateUtc="2024-02-02T19:00:00Z"/>
  <w16cex:commentExtensible w16cex:durableId="1BBEC992" w16cex:dateUtc="2024-02-02T18:59:00Z"/>
  <w16cex:commentExtensible w16cex:durableId="42287FCF" w16cex:dateUtc="2024-02-02T19:00:00Z"/>
  <w16cex:commentExtensible w16cex:durableId="22BB102F" w16cex:dateUtc="2024-02-02T19:04:00Z"/>
  <w16cex:commentExtensible w16cex:durableId="13FF02CE" w16cex:dateUtc="2024-02-02T19:06:00Z"/>
  <w16cex:commentExtensible w16cex:durableId="49623288" w16cex:dateUtc="2024-02-02T19:06:00Z"/>
  <w16cex:commentExtensible w16cex:durableId="5FC214A1" w16cex:dateUtc="2024-02-02T19:24:00Z"/>
  <w16cex:commentExtensible w16cex:durableId="5FE3219F" w16cex:dateUtc="2024-02-02T19:25:00Z"/>
  <w16cex:commentExtensible w16cex:durableId="5FE76BAC" w16cex:dateUtc="2024-02-02T19:26:00Z"/>
  <w16cex:commentExtensible w16cex:durableId="51E2D229" w16cex:dateUtc="2024-02-02T19:26:00Z"/>
  <w16cex:commentExtensible w16cex:durableId="73B137EB" w16cex:dateUtc="2024-02-02T19:27:00Z"/>
  <w16cex:commentExtensible w16cex:durableId="4ED406E1" w16cex:dateUtc="2024-02-02T19:28:00Z"/>
  <w16cex:commentExtensible w16cex:durableId="415104BA" w16cex:dateUtc="2024-02-02T19:29:00Z"/>
  <w16cex:commentExtensible w16cex:durableId="3E01FC0F" w16cex:dateUtc="2024-02-02T19:30:00Z"/>
  <w16cex:commentExtensible w16cex:durableId="63EE43A3" w16cex:dateUtc="2024-02-02T19:30:00Z"/>
  <w16cex:commentExtensible w16cex:durableId="02B6CE21" w16cex:dateUtc="2024-02-02T19:31:00Z"/>
  <w16cex:commentExtensible w16cex:durableId="73FCB46C" w16cex:dateUtc="2024-02-02T19:32:00Z"/>
  <w16cex:commentExtensible w16cex:durableId="63A060E3" w16cex:dateUtc="2024-02-02T19:32:00Z"/>
  <w16cex:commentExtensible w16cex:durableId="657A60F7" w16cex:dateUtc="2024-02-02T19:33:00Z"/>
  <w16cex:commentExtensible w16cex:durableId="1BFBD88B" w16cex:dateUtc="2024-02-02T19:33:00Z"/>
  <w16cex:commentExtensible w16cex:durableId="5DA5C2F4" w16cex:dateUtc="2024-02-02T19:35:00Z"/>
  <w16cex:commentExtensible w16cex:durableId="258C058F" w16cex:dateUtc="2024-02-02T19:34:00Z"/>
  <w16cex:commentExtensible w16cex:durableId="1F097DC2" w16cex:dateUtc="2024-02-02T19:35:00Z"/>
  <w16cex:commentExtensible w16cex:durableId="45B4D21E" w16cex:dateUtc="2024-02-02T19:35:00Z"/>
  <w16cex:commentExtensible w16cex:durableId="38CE8A4F" w16cex:dateUtc="2024-02-02T19:39:00Z"/>
  <w16cex:commentExtensible w16cex:durableId="26E37980" w16cex:dateUtc="2024-02-02T19:37:00Z"/>
  <w16cex:commentExtensible w16cex:durableId="33216D27" w16cex:dateUtc="2024-02-02T19:40:00Z"/>
  <w16cex:commentExtensible w16cex:durableId="527CDE5E" w16cex:dateUtc="2024-02-02T19:43:00Z"/>
  <w16cex:commentExtensible w16cex:durableId="18CA3A7B" w16cex:dateUtc="2024-02-02T19:44:00Z"/>
  <w16cex:commentExtensible w16cex:durableId="78680AD2" w16cex:dateUtc="2024-02-02T19:45:00Z"/>
  <w16cex:commentExtensible w16cex:durableId="6ED7C7ED" w16cex:dateUtc="2024-02-02T19:47:00Z"/>
  <w16cex:commentExtensible w16cex:durableId="18F5BCB2" w16cex:dateUtc="2024-02-02T19:47:00Z"/>
  <w16cex:commentExtensible w16cex:durableId="7BD500A3" w16cex:dateUtc="2024-02-02T19:48:00Z"/>
  <w16cex:commentExtensible w16cex:durableId="12265325" w16cex:dateUtc="2024-02-02T19:48:00Z"/>
  <w16cex:commentExtensible w16cex:durableId="4F601E34" w16cex:dateUtc="2024-02-02T19:49:00Z"/>
  <w16cex:commentExtensible w16cex:durableId="6CC9C67B" w16cex:dateUtc="2024-02-02T19:50:00Z"/>
  <w16cex:commentExtensible w16cex:durableId="1BAA674F" w16cex:dateUtc="2024-02-02T19:50:00Z"/>
  <w16cex:commentExtensible w16cex:durableId="5FEAE9FB" w16cex:dateUtc="2024-02-02T19:51:00Z"/>
  <w16cex:commentExtensible w16cex:durableId="0F511137" w16cex:dateUtc="2024-02-02T19:51:00Z"/>
  <w16cex:commentExtensible w16cex:durableId="0DA7D108" w16cex:dateUtc="2024-02-02T19:51:00Z"/>
  <w16cex:commentExtensible w16cex:durableId="0B3F0201" w16cex:dateUtc="2024-02-02T19:52:00Z"/>
  <w16cex:commentExtensible w16cex:durableId="419D66CE" w16cex:dateUtc="2024-02-02T19:52:00Z"/>
  <w16cex:commentExtensible w16cex:durableId="03955C04" w16cex:dateUtc="2024-02-02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EDA2C2" w16cid:durableId="5E12C731"/>
  <w16cid:commentId w16cid:paraId="4FC43DA9" w16cid:durableId="3AAD7D82"/>
  <w16cid:commentId w16cid:paraId="5D3AE896" w16cid:durableId="3F6FD0C1"/>
  <w16cid:commentId w16cid:paraId="45A709D4" w16cid:durableId="6C89B43F"/>
  <w16cid:commentId w16cid:paraId="6A625535" w16cid:durableId="11C764F6"/>
  <w16cid:commentId w16cid:paraId="16B065F8" w16cid:durableId="78A0A5D5"/>
  <w16cid:commentId w16cid:paraId="36E0EE73" w16cid:durableId="54922FC4"/>
  <w16cid:commentId w16cid:paraId="3256170F" w16cid:durableId="7F167CC9"/>
  <w16cid:commentId w16cid:paraId="679AEDD0" w16cid:durableId="00570FD0"/>
  <w16cid:commentId w16cid:paraId="38D9EED8" w16cid:durableId="286A4A98"/>
  <w16cid:commentId w16cid:paraId="65AEE18D" w16cid:durableId="150D95A3"/>
  <w16cid:commentId w16cid:paraId="7ED7B502" w16cid:durableId="1BBEC992"/>
  <w16cid:commentId w16cid:paraId="69BAC149" w16cid:durableId="42287FCF"/>
  <w16cid:commentId w16cid:paraId="1982994F" w16cid:durableId="22BB102F"/>
  <w16cid:commentId w16cid:paraId="5B1FD6A7" w16cid:durableId="13FF02CE"/>
  <w16cid:commentId w16cid:paraId="3AF9D66B" w16cid:durableId="49623288"/>
  <w16cid:commentId w16cid:paraId="25905F49" w16cid:durableId="5FC214A1"/>
  <w16cid:commentId w16cid:paraId="13A31754" w16cid:durableId="5FE3219F"/>
  <w16cid:commentId w16cid:paraId="6973D135" w16cid:durableId="5FE76BAC"/>
  <w16cid:commentId w16cid:paraId="3A0D1399" w16cid:durableId="51E2D229"/>
  <w16cid:commentId w16cid:paraId="54D37576" w16cid:durableId="73B137EB"/>
  <w16cid:commentId w16cid:paraId="11C4047B" w16cid:durableId="4ED406E1"/>
  <w16cid:commentId w16cid:paraId="7DBFA640" w16cid:durableId="415104BA"/>
  <w16cid:commentId w16cid:paraId="1419C55B" w16cid:durableId="3E01FC0F"/>
  <w16cid:commentId w16cid:paraId="1F2C5D17" w16cid:durableId="63EE43A3"/>
  <w16cid:commentId w16cid:paraId="51CBCF5B" w16cid:durableId="02B6CE21"/>
  <w16cid:commentId w16cid:paraId="10C98C1D" w16cid:durableId="73FCB46C"/>
  <w16cid:commentId w16cid:paraId="3D8300B2" w16cid:durableId="63A060E3"/>
  <w16cid:commentId w16cid:paraId="607C8EEC" w16cid:durableId="657A60F7"/>
  <w16cid:commentId w16cid:paraId="71E84D05" w16cid:durableId="1BFBD88B"/>
  <w16cid:commentId w16cid:paraId="66F3AEB9" w16cid:durableId="5DA5C2F4"/>
  <w16cid:commentId w16cid:paraId="4A2F7A88" w16cid:durableId="258C058F"/>
  <w16cid:commentId w16cid:paraId="30F0811D" w16cid:durableId="1F097DC2"/>
  <w16cid:commentId w16cid:paraId="477461F8" w16cid:durableId="45B4D21E"/>
  <w16cid:commentId w16cid:paraId="57AC9C1F" w16cid:durableId="38CE8A4F"/>
  <w16cid:commentId w16cid:paraId="300F55EB" w16cid:durableId="26E37980"/>
  <w16cid:commentId w16cid:paraId="016BC423" w16cid:durableId="33216D27"/>
  <w16cid:commentId w16cid:paraId="758DAF56" w16cid:durableId="527CDE5E"/>
  <w16cid:commentId w16cid:paraId="12CF9078" w16cid:durableId="18CA3A7B"/>
  <w16cid:commentId w16cid:paraId="3091383D" w16cid:durableId="78680AD2"/>
  <w16cid:commentId w16cid:paraId="6EED6431" w16cid:durableId="6ED7C7ED"/>
  <w16cid:commentId w16cid:paraId="1737FB0C" w16cid:durableId="18F5BCB2"/>
  <w16cid:commentId w16cid:paraId="4D74584D" w16cid:durableId="7BD500A3"/>
  <w16cid:commentId w16cid:paraId="6EC22CF0" w16cid:durableId="12265325"/>
  <w16cid:commentId w16cid:paraId="3D9AFF8C" w16cid:durableId="4F601E34"/>
  <w16cid:commentId w16cid:paraId="287AAFFD" w16cid:durableId="6CC9C67B"/>
  <w16cid:commentId w16cid:paraId="3E7E60FA" w16cid:durableId="1BAA674F"/>
  <w16cid:commentId w16cid:paraId="2C90B766" w16cid:durableId="5FEAE9FB"/>
  <w16cid:commentId w16cid:paraId="64CFFD72" w16cid:durableId="0F511137"/>
  <w16cid:commentId w16cid:paraId="3F09C9B1" w16cid:durableId="0DA7D108"/>
  <w16cid:commentId w16cid:paraId="197BAD19" w16cid:durableId="0B3F0201"/>
  <w16cid:commentId w16cid:paraId="62CBC5C8" w16cid:durableId="419D66CE"/>
  <w16cid:commentId w16cid:paraId="2FBDC06B" w16cid:durableId="03955C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5CACB" w14:textId="77777777" w:rsidR="00790407" w:rsidRDefault="00790407">
      <w:r>
        <w:separator/>
      </w:r>
    </w:p>
  </w:endnote>
  <w:endnote w:type="continuationSeparator" w:id="0">
    <w:p w14:paraId="6265F400" w14:textId="77777777" w:rsidR="00790407" w:rsidRDefault="00790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panose1 w:val="020B0604020202020204"/>
    <w:charset w:val="00"/>
    <w:family w:val="auto"/>
    <w:pitch w:val="variable"/>
    <w:sig w:usb0="00000001" w:usb1="00000000" w:usb2="00000000" w:usb3="00000000" w:csb0="00000009" w:csb1="00000000"/>
  </w:font>
  <w:font w:name="TimesRoman">
    <w:altName w:val="Times New Roman"/>
    <w:panose1 w:val="020B0604020202020204"/>
    <w:charset w:val="00"/>
    <w:family w:val="auto"/>
    <w:pitch w:val="variable"/>
    <w:sig w:usb0="00000001" w:usb1="00000000" w:usb2="00000000" w:usb3="00000000" w:csb0="00000009"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F6BDF" w14:textId="241F21BF" w:rsidR="00EC2841" w:rsidRDefault="00EC2841">
    <w:pPr>
      <w:pStyle w:val="Footer"/>
      <w:jc w:val="right"/>
    </w:pPr>
  </w:p>
  <w:p w14:paraId="2DE3F2E2" w14:textId="7FECCE31" w:rsidR="00EC2841" w:rsidRDefault="00EC2841" w:rsidP="00AD67B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2AC59" w14:textId="77777777" w:rsidR="00EC2841" w:rsidRDefault="00EC2841">
    <w:pPr>
      <w:pStyle w:val="Footer"/>
      <w:jc w:val="right"/>
    </w:pPr>
  </w:p>
  <w:p w14:paraId="123A99AB" w14:textId="77777777" w:rsidR="00EC2841" w:rsidRDefault="00EC2841" w:rsidP="00AD67B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B4FB0" w14:textId="77777777" w:rsidR="00A773EA" w:rsidRDefault="00A773EA">
    <w:pPr>
      <w:pStyle w:val="Footer"/>
      <w:jc w:val="right"/>
    </w:pPr>
  </w:p>
  <w:p w14:paraId="6D7CCE81" w14:textId="77777777" w:rsidR="00A773EA" w:rsidRDefault="00A773EA" w:rsidP="00AD67BD">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B62A6" w14:textId="77777777" w:rsidR="00A773EA" w:rsidRDefault="00A773EA">
    <w:pPr>
      <w:pStyle w:val="Footer"/>
      <w:jc w:val="right"/>
    </w:pPr>
  </w:p>
  <w:p w14:paraId="4F345AA9" w14:textId="77777777" w:rsidR="00A773EA" w:rsidRDefault="00A773EA" w:rsidP="00AD67BD">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C556E" w14:textId="77777777" w:rsidR="00A773EA" w:rsidRDefault="00A773EA">
    <w:pPr>
      <w:pStyle w:val="Footer"/>
      <w:jc w:val="right"/>
    </w:pPr>
  </w:p>
  <w:p w14:paraId="7EF6048F" w14:textId="77777777" w:rsidR="00A773EA" w:rsidRDefault="00A773EA" w:rsidP="00AD67BD">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2BEA7" w14:textId="77777777" w:rsidR="00A773EA" w:rsidRDefault="00A773EA">
    <w:pPr>
      <w:pStyle w:val="Footer"/>
      <w:jc w:val="right"/>
    </w:pPr>
  </w:p>
  <w:p w14:paraId="2558D700" w14:textId="77777777" w:rsidR="00A773EA" w:rsidRDefault="00A773EA" w:rsidP="00AD67BD">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E25B7" w14:textId="77777777" w:rsidR="00A773EA" w:rsidRDefault="00A773EA">
    <w:pPr>
      <w:pStyle w:val="Footer"/>
      <w:jc w:val="right"/>
    </w:pPr>
  </w:p>
  <w:p w14:paraId="5E59B9CA" w14:textId="77777777" w:rsidR="00A773EA" w:rsidRDefault="00A773EA" w:rsidP="00AD67BD">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9E6B0" w14:textId="77777777" w:rsidR="00CA381A" w:rsidRDefault="00CA381A">
    <w:pPr>
      <w:pStyle w:val="Footer"/>
      <w:jc w:val="right"/>
    </w:pPr>
  </w:p>
  <w:p w14:paraId="0123D664" w14:textId="77777777" w:rsidR="00CA381A" w:rsidRDefault="00CA381A" w:rsidP="00AD67BD">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233F5" w14:textId="77777777" w:rsidR="00C205A2" w:rsidRDefault="00C205A2">
    <w:pPr>
      <w:pStyle w:val="Footer"/>
      <w:jc w:val="right"/>
    </w:pPr>
  </w:p>
  <w:p w14:paraId="73004386" w14:textId="77777777" w:rsidR="00C205A2" w:rsidRDefault="00C205A2" w:rsidP="00AD67B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2F8AF" w14:textId="77777777" w:rsidR="00790407" w:rsidRDefault="00790407">
      <w:r>
        <w:separator/>
      </w:r>
    </w:p>
  </w:footnote>
  <w:footnote w:type="continuationSeparator" w:id="0">
    <w:p w14:paraId="73BD63BB" w14:textId="77777777" w:rsidR="00790407" w:rsidRDefault="00790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EC2841" w14:paraId="572B3BC4"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29079D35" w14:textId="77777777" w:rsidR="00EC2841" w:rsidRDefault="00EC2841" w:rsidP="00A07D1E">
          <w:pPr>
            <w:spacing w:line="240" w:lineRule="auto"/>
            <w:ind w:firstLine="0"/>
            <w:jc w:val="center"/>
            <w:rPr>
              <w:rFonts w:ascii="Arial" w:hAnsi="Arial"/>
              <w:sz w:val="20"/>
            </w:rPr>
          </w:pPr>
          <w:r w:rsidRPr="00FF70D2">
            <w:rPr>
              <w:noProof/>
              <w:lang w:val="en-US"/>
            </w:rPr>
            <w:drawing>
              <wp:inline distT="0" distB="0" distL="0" distR="0" wp14:anchorId="27E0E1D1" wp14:editId="07777777">
                <wp:extent cx="78105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D16C61" w14:textId="77777777" w:rsidR="00EC2841" w:rsidRDefault="00EC2841"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Wingdings" w:eastAsia="Wingdings" w:hAnsi="Wingdings" w:cs="Wingdings"/>
              <w:sz w:val="22"/>
            </w:rPr>
            <w:t></w:t>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27B7EB1A" w14:textId="77777777" w:rsidR="00EC2841" w:rsidRDefault="00EC2841"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EC2841" w14:paraId="0C2B0E3E"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17686DC7" w14:textId="77777777" w:rsidR="00EC2841" w:rsidRDefault="00EC2841"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48B7FCD2" w14:textId="77777777" w:rsidR="00EC2841" w:rsidRDefault="00EC2841"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53BD644D" w14:textId="77777777" w:rsidR="00EC2841" w:rsidRPr="009857F6" w:rsidRDefault="00EC2841"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4D556" w14:textId="5E50B9D2" w:rsidR="00A773EA" w:rsidRPr="00EC2841" w:rsidRDefault="00A773EA"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Опис апликативног рјешења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09AB0" w14:textId="2CA69146" w:rsidR="00CA381A" w:rsidRPr="00EC2841" w:rsidRDefault="00CA381A"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Приједлози за даља усавршавања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4044A" w14:textId="4E30CCC2" w:rsidR="00C205A2" w:rsidRPr="00EC2841" w:rsidRDefault="00C205A2"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7F32" w14:textId="027A2AA9" w:rsidR="00EC2841" w:rsidRPr="00CD5598" w:rsidRDefault="00EC2841" w:rsidP="00CD5598">
    <w:pPr>
      <w:pStyle w:val="Header"/>
      <w:jc w:val="right"/>
      <w:rPr>
        <w:lang w:val="sr-Cyrl-BA"/>
      </w:rPr>
    </w:pPr>
    <w:r>
      <w:rPr>
        <w:lang w:val="sr-Cyrl-BA"/>
      </w:rPr>
      <w:t>Списак кориштених скраћеница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63914" w14:textId="3B482EF1" w:rsidR="00EC2841" w:rsidRPr="00170C67" w:rsidRDefault="00EC284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Биографија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31B2" w14:textId="0FAEBC02" w:rsidR="00EC2841" w:rsidRPr="00093852" w:rsidRDefault="00EC2841" w:rsidP="00442261">
    <w:pPr>
      <w:pStyle w:val="Header"/>
      <w:jc w:val="right"/>
      <w:rPr>
        <w:lang w:val="sr-Cyrl-BA"/>
      </w:rPr>
    </w:pPr>
    <w:r>
      <w:rPr>
        <w:lang w:val="sr-Cyrl-BA"/>
      </w:rPr>
      <w:t>Литература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8AC73" w14:textId="1F0BFD8D" w:rsidR="00EC2841" w:rsidRPr="00093852" w:rsidRDefault="00EC2841" w:rsidP="00442261">
    <w:pPr>
      <w:pStyle w:val="Header"/>
      <w:jc w:val="right"/>
      <w:rPr>
        <w:lang w:val="sr-Cyrl-BA"/>
      </w:rPr>
    </w:pPr>
    <w:r>
      <w:rPr>
        <w:lang w:val="sr-Cyrl-BA"/>
      </w:rPr>
      <w:t>Списак кориштених скраћеница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EC2841" w:rsidRPr="00AD67BD" w14:paraId="23DF638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B37605A" w14:textId="77777777" w:rsidR="00EC2841" w:rsidRDefault="00EC2841" w:rsidP="00A07D1E">
          <w:pPr>
            <w:spacing w:line="240" w:lineRule="auto"/>
            <w:ind w:firstLine="0"/>
            <w:jc w:val="center"/>
            <w:rPr>
              <w:rFonts w:ascii="Arial" w:hAnsi="Arial"/>
              <w:sz w:val="20"/>
            </w:rPr>
          </w:pPr>
          <w:r w:rsidRPr="00FF70D2">
            <w:rPr>
              <w:noProof/>
              <w:lang w:val="en-US"/>
            </w:rPr>
            <w:drawing>
              <wp:inline distT="0" distB="0" distL="0" distR="0" wp14:anchorId="734DE24A" wp14:editId="07777777">
                <wp:extent cx="781050" cy="85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13DB44FD" w14:textId="77777777" w:rsidR="00EC2841" w:rsidRDefault="00EC2841" w:rsidP="00A07D1E">
          <w:pPr>
            <w:pStyle w:val="ime"/>
            <w:spacing w:before="120" w:after="0" w:line="240" w:lineRule="auto"/>
            <w:ind w:left="57" w:right="57"/>
            <w:rPr>
              <w:rFonts w:ascii="Arial" w:hAnsi="Arial"/>
              <w:sz w:val="22"/>
            </w:rPr>
          </w:pPr>
          <w:r>
            <w:rPr>
              <w:rFonts w:ascii="Arial" w:hAnsi="Arial"/>
              <w:sz w:val="22"/>
            </w:rPr>
            <w:t xml:space="preserve">UNIVERSITY OF NOVI SAD </w:t>
          </w:r>
          <w:r>
            <w:rPr>
              <w:rFonts w:ascii="Wingdings" w:eastAsia="Wingdings" w:hAnsi="Wingdings" w:cs="Wingdings"/>
              <w:sz w:val="22"/>
            </w:rPr>
            <w:t></w:t>
          </w:r>
          <w:r>
            <w:rPr>
              <w:rFonts w:ascii="Arial" w:hAnsi="Arial"/>
              <w:sz w:val="22"/>
            </w:rPr>
            <w:t xml:space="preserve"> </w:t>
          </w:r>
          <w:r>
            <w:rPr>
              <w:rFonts w:ascii="Arial" w:hAnsi="Arial"/>
              <w:b/>
              <w:sz w:val="22"/>
            </w:rPr>
            <w:t>FACULTY OF TECHNICAL SCIENCES</w:t>
          </w:r>
          <w:r>
            <w:rPr>
              <w:rFonts w:ascii="Arial" w:hAnsi="Arial"/>
              <w:sz w:val="22"/>
            </w:rPr>
            <w:t xml:space="preserve"> </w:t>
          </w:r>
        </w:p>
        <w:p w14:paraId="664ACFCB" w14:textId="77777777" w:rsidR="00EC2841" w:rsidRPr="00AD67BD" w:rsidRDefault="00EC2841"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 xml:space="preserve">21000 NOVI SAD, </w:t>
          </w:r>
          <w:proofErr w:type="spellStart"/>
          <w:r w:rsidRPr="00AD67BD">
            <w:rPr>
              <w:rFonts w:ascii="Arial" w:hAnsi="Arial"/>
              <w:spacing w:val="20"/>
              <w:sz w:val="22"/>
              <w:lang w:val="pt-BR"/>
            </w:rPr>
            <w:t>Trg</w:t>
          </w:r>
          <w:proofErr w:type="spellEnd"/>
          <w:r w:rsidRPr="00AD67BD">
            <w:rPr>
              <w:rFonts w:ascii="Arial" w:hAnsi="Arial"/>
              <w:spacing w:val="20"/>
              <w:sz w:val="22"/>
              <w:lang w:val="pt-BR"/>
            </w:rPr>
            <w:t xml:space="preserve"> </w:t>
          </w:r>
          <w:proofErr w:type="spellStart"/>
          <w:r w:rsidRPr="00AD67BD">
            <w:rPr>
              <w:rFonts w:ascii="Arial" w:hAnsi="Arial"/>
              <w:spacing w:val="20"/>
              <w:sz w:val="22"/>
              <w:lang w:val="pt-BR"/>
            </w:rPr>
            <w:t>Dositeja</w:t>
          </w:r>
          <w:proofErr w:type="spellEnd"/>
          <w:r w:rsidRPr="00AD67BD">
            <w:rPr>
              <w:rFonts w:ascii="Arial" w:hAnsi="Arial"/>
              <w:spacing w:val="20"/>
              <w:sz w:val="22"/>
              <w:lang w:val="pt-BR"/>
            </w:rPr>
            <w:t xml:space="preserve"> </w:t>
          </w:r>
          <w:proofErr w:type="spellStart"/>
          <w:r w:rsidRPr="00AD67BD">
            <w:rPr>
              <w:rFonts w:ascii="Arial" w:hAnsi="Arial"/>
              <w:spacing w:val="20"/>
              <w:sz w:val="22"/>
              <w:lang w:val="pt-BR"/>
            </w:rPr>
            <w:t>Obradovića</w:t>
          </w:r>
          <w:proofErr w:type="spellEnd"/>
          <w:r w:rsidRPr="00AD67BD">
            <w:rPr>
              <w:rFonts w:ascii="Arial" w:hAnsi="Arial"/>
              <w:spacing w:val="20"/>
              <w:sz w:val="22"/>
              <w:lang w:val="pt-BR"/>
            </w:rPr>
            <w:t xml:space="preserve"> 6</w:t>
          </w:r>
        </w:p>
      </w:tc>
    </w:tr>
    <w:tr w:rsidR="00EC2841" w14:paraId="56DC966F"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394798F2" w14:textId="77777777" w:rsidR="00EC2841" w:rsidRPr="00AD67BD" w:rsidRDefault="00EC2841"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3EDA5D01" w14:textId="77777777" w:rsidR="00EC2841" w:rsidRDefault="00EC2841"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3889A505" w14:textId="77777777" w:rsidR="00EC2841" w:rsidRPr="009857F6" w:rsidRDefault="00EC2841"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8CE67" w14:textId="1B395FC3" w:rsidR="00EC2841" w:rsidRPr="00D970E2" w:rsidRDefault="00EC2841" w:rsidP="00AD67BD">
    <w:pPr>
      <w:pStyle w:val="Header"/>
      <w:pBdr>
        <w:bottom w:val="single" w:sz="4" w:space="1" w:color="auto"/>
      </w:pBdr>
      <w:jc w:val="right"/>
      <w:rPr>
        <w:lang w:val="sr-Cyrl-RS"/>
      </w:rPr>
    </w:pPr>
    <w:r>
      <w:rPr>
        <w:lang w:val="sr-Cyrl-RS"/>
      </w:rPr>
      <w:t>Садржај</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1CCF4" w14:textId="44F9DBB5" w:rsidR="00EC2841" w:rsidRPr="00A773EA" w:rsidRDefault="00A773EA" w:rsidP="00442261">
    <w:pPr>
      <w:pStyle w:val="Header"/>
      <w:jc w:val="right"/>
      <w:rPr>
        <w:lang w:val="sr-Cyrl-BA"/>
      </w:rPr>
    </w:pPr>
    <w:r>
      <w:rPr>
        <w:lang w:val="sr-Cyrl-BA"/>
      </w:rPr>
      <w:t>Садржај</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A8FBC" w14:textId="5737F467" w:rsidR="00EC2841" w:rsidRPr="00EC2841" w:rsidRDefault="00EC2841"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Увод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ED08B" w14:textId="4D24B0BE" w:rsidR="00A773EA" w:rsidRPr="00EC2841" w:rsidRDefault="00A773EA"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Опис реалног система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EF3E1" w14:textId="73995D09" w:rsidR="00A773EA" w:rsidRPr="00EC2841" w:rsidRDefault="00A773EA"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Опис модела података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7D0F7" w14:textId="0F64D596" w:rsidR="00A773EA" w:rsidRPr="00EC2841" w:rsidRDefault="00A773EA"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Архитектура система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07D36" w14:textId="6F70722A" w:rsidR="00A773EA" w:rsidRPr="00EC2841" w:rsidRDefault="00A773EA" w:rsidP="00AD67BD">
    <w:pPr>
      <w:pStyle w:val="Header"/>
      <w:pBdr>
        <w:bottom w:val="single" w:sz="4" w:space="1" w:color="auto"/>
      </w:pBdr>
      <w:tabs>
        <w:tab w:val="clear" w:pos="4320"/>
        <w:tab w:val="clear" w:pos="8640"/>
        <w:tab w:val="center" w:pos="4678"/>
        <w:tab w:val="right" w:pos="9356"/>
      </w:tabs>
      <w:jc w:val="right"/>
      <w:rPr>
        <w:lang w:val="sr-Cyrl-BA"/>
      </w:rPr>
    </w:pPr>
    <w:r>
      <w:rPr>
        <w:lang w:val="sr-Cyrl-BA"/>
      </w:rPr>
      <w:t>Пословна логика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64"/>
        </w:tabs>
        <w:ind w:left="764"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AD689C"/>
    <w:multiLevelType w:val="multilevel"/>
    <w:tmpl w:val="249E04F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b/>
        <w:i w:val="0"/>
      </w:rPr>
    </w:lvl>
    <w:lvl w:ilvl="3">
      <w:start w:val="1"/>
      <w:numFmt w:val="decimal"/>
      <w:pStyle w:val="Heading4"/>
      <w:lvlText w:val="%1.%2.%3.%4"/>
      <w:lvlJc w:val="left"/>
      <w:pPr>
        <w:tabs>
          <w:tab w:val="num" w:pos="1080"/>
        </w:tabs>
        <w:ind w:left="851" w:hanging="851"/>
      </w:pPr>
      <w:rPr>
        <w:rFonts w:hint="default"/>
        <w:b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15:restartNumberingAfterBreak="0">
    <w:nsid w:val="48E007A3"/>
    <w:multiLevelType w:val="hybridMultilevel"/>
    <w:tmpl w:val="607ABA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F2755E8"/>
    <w:multiLevelType w:val="hybridMultilevel"/>
    <w:tmpl w:val="F55A334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8"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3D8302E"/>
    <w:multiLevelType w:val="hybridMultilevel"/>
    <w:tmpl w:val="427602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15:restartNumberingAfterBreak="0">
    <w:nsid w:val="6F240147"/>
    <w:multiLevelType w:val="hybridMultilevel"/>
    <w:tmpl w:val="5890F940"/>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1328021776">
    <w:abstractNumId w:val="14"/>
  </w:num>
  <w:num w:numId="2" w16cid:durableId="1663240572">
    <w:abstractNumId w:val="13"/>
  </w:num>
  <w:num w:numId="3" w16cid:durableId="1232424264">
    <w:abstractNumId w:val="20"/>
  </w:num>
  <w:num w:numId="4" w16cid:durableId="917134090">
    <w:abstractNumId w:val="12"/>
  </w:num>
  <w:num w:numId="5" w16cid:durableId="8139388">
    <w:abstractNumId w:val="1"/>
  </w:num>
  <w:num w:numId="6" w16cid:durableId="1245796095">
    <w:abstractNumId w:val="2"/>
  </w:num>
  <w:num w:numId="7" w16cid:durableId="1845198794">
    <w:abstractNumId w:val="3"/>
  </w:num>
  <w:num w:numId="8" w16cid:durableId="2002541393">
    <w:abstractNumId w:val="0"/>
  </w:num>
  <w:num w:numId="9" w16cid:durableId="1530873484">
    <w:abstractNumId w:val="4"/>
  </w:num>
  <w:num w:numId="10" w16cid:durableId="2056268200">
    <w:abstractNumId w:val="5"/>
  </w:num>
  <w:num w:numId="11" w16cid:durableId="1032413972">
    <w:abstractNumId w:val="6"/>
  </w:num>
  <w:num w:numId="12" w16cid:durableId="1920752856">
    <w:abstractNumId w:val="7"/>
  </w:num>
  <w:num w:numId="13" w16cid:durableId="1669751429">
    <w:abstractNumId w:val="8"/>
  </w:num>
  <w:num w:numId="14" w16cid:durableId="927693902">
    <w:abstractNumId w:val="9"/>
  </w:num>
  <w:num w:numId="15" w16cid:durableId="1483692031">
    <w:abstractNumId w:val="10"/>
  </w:num>
  <w:num w:numId="16" w16cid:durableId="1083648312">
    <w:abstractNumId w:val="11"/>
  </w:num>
  <w:num w:numId="17" w16cid:durableId="451752444">
    <w:abstractNumId w:val="17"/>
  </w:num>
  <w:num w:numId="18" w16cid:durableId="343822018">
    <w:abstractNumId w:val="22"/>
  </w:num>
  <w:num w:numId="19" w16cid:durableId="1292788236">
    <w:abstractNumId w:val="18"/>
  </w:num>
  <w:num w:numId="20" w16cid:durableId="860165328">
    <w:abstractNumId w:val="15"/>
  </w:num>
  <w:num w:numId="21" w16cid:durableId="875234442">
    <w:abstractNumId w:val="16"/>
  </w:num>
  <w:num w:numId="22" w16cid:durableId="609624162">
    <w:abstractNumId w:val="21"/>
  </w:num>
  <w:num w:numId="23" w16cid:durableId="85492232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imir Dimitrieski">
    <w15:presenceInfo w15:providerId="None" w15:userId="Vladimir Dimitrie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7ACB"/>
    <w:rsid w:val="0000730F"/>
    <w:rsid w:val="00010070"/>
    <w:rsid w:val="00012459"/>
    <w:rsid w:val="0001257A"/>
    <w:rsid w:val="00025806"/>
    <w:rsid w:val="00025F49"/>
    <w:rsid w:val="00031F37"/>
    <w:rsid w:val="00033C8C"/>
    <w:rsid w:val="00034E50"/>
    <w:rsid w:val="00035060"/>
    <w:rsid w:val="00035B37"/>
    <w:rsid w:val="000362D9"/>
    <w:rsid w:val="000417FA"/>
    <w:rsid w:val="00044AC7"/>
    <w:rsid w:val="0004502C"/>
    <w:rsid w:val="000538B9"/>
    <w:rsid w:val="0006388C"/>
    <w:rsid w:val="00064607"/>
    <w:rsid w:val="00087C9F"/>
    <w:rsid w:val="00093852"/>
    <w:rsid w:val="00094BF2"/>
    <w:rsid w:val="00094E0F"/>
    <w:rsid w:val="00096DAA"/>
    <w:rsid w:val="000A0E32"/>
    <w:rsid w:val="000A20CF"/>
    <w:rsid w:val="000B25C3"/>
    <w:rsid w:val="000B2A02"/>
    <w:rsid w:val="000B2DAF"/>
    <w:rsid w:val="000C355B"/>
    <w:rsid w:val="000C75D4"/>
    <w:rsid w:val="000D4ED7"/>
    <w:rsid w:val="000D5207"/>
    <w:rsid w:val="000D578D"/>
    <w:rsid w:val="000E013E"/>
    <w:rsid w:val="000E03A7"/>
    <w:rsid w:val="000E58E5"/>
    <w:rsid w:val="000F6898"/>
    <w:rsid w:val="00102030"/>
    <w:rsid w:val="001033D4"/>
    <w:rsid w:val="00105707"/>
    <w:rsid w:val="001156E8"/>
    <w:rsid w:val="00115746"/>
    <w:rsid w:val="00122EB7"/>
    <w:rsid w:val="001241F9"/>
    <w:rsid w:val="00126EE2"/>
    <w:rsid w:val="00130015"/>
    <w:rsid w:val="00132534"/>
    <w:rsid w:val="00133121"/>
    <w:rsid w:val="00133BE6"/>
    <w:rsid w:val="00133CF6"/>
    <w:rsid w:val="00147992"/>
    <w:rsid w:val="00152639"/>
    <w:rsid w:val="00154875"/>
    <w:rsid w:val="00163D1D"/>
    <w:rsid w:val="00170C67"/>
    <w:rsid w:val="00171186"/>
    <w:rsid w:val="00171D67"/>
    <w:rsid w:val="001756E0"/>
    <w:rsid w:val="001857DA"/>
    <w:rsid w:val="00187524"/>
    <w:rsid w:val="001930D8"/>
    <w:rsid w:val="001A052F"/>
    <w:rsid w:val="001A52F2"/>
    <w:rsid w:val="001B09C1"/>
    <w:rsid w:val="001B0FD6"/>
    <w:rsid w:val="001B7A24"/>
    <w:rsid w:val="001C6863"/>
    <w:rsid w:val="001C781E"/>
    <w:rsid w:val="001D727B"/>
    <w:rsid w:val="001E0896"/>
    <w:rsid w:val="001E2C59"/>
    <w:rsid w:val="001E5F7E"/>
    <w:rsid w:val="001E60AC"/>
    <w:rsid w:val="001E775B"/>
    <w:rsid w:val="001F64A9"/>
    <w:rsid w:val="00200974"/>
    <w:rsid w:val="002010A7"/>
    <w:rsid w:val="00206592"/>
    <w:rsid w:val="0021556D"/>
    <w:rsid w:val="002234A4"/>
    <w:rsid w:val="00230E6F"/>
    <w:rsid w:val="00236E5A"/>
    <w:rsid w:val="00237203"/>
    <w:rsid w:val="0024280A"/>
    <w:rsid w:val="00250257"/>
    <w:rsid w:val="002506DA"/>
    <w:rsid w:val="002532D3"/>
    <w:rsid w:val="0025360E"/>
    <w:rsid w:val="002650D9"/>
    <w:rsid w:val="00284D8E"/>
    <w:rsid w:val="00286F50"/>
    <w:rsid w:val="00287CE2"/>
    <w:rsid w:val="002911B4"/>
    <w:rsid w:val="00294B15"/>
    <w:rsid w:val="0029624F"/>
    <w:rsid w:val="002A36E4"/>
    <w:rsid w:val="002B112D"/>
    <w:rsid w:val="002B540D"/>
    <w:rsid w:val="002B7282"/>
    <w:rsid w:val="002C24BC"/>
    <w:rsid w:val="002D75E6"/>
    <w:rsid w:val="002D7806"/>
    <w:rsid w:val="002E49C7"/>
    <w:rsid w:val="002E6932"/>
    <w:rsid w:val="002F47B0"/>
    <w:rsid w:val="002F5539"/>
    <w:rsid w:val="00310A90"/>
    <w:rsid w:val="003111CC"/>
    <w:rsid w:val="0031221D"/>
    <w:rsid w:val="0031373C"/>
    <w:rsid w:val="00315576"/>
    <w:rsid w:val="00321299"/>
    <w:rsid w:val="00343716"/>
    <w:rsid w:val="00354AA6"/>
    <w:rsid w:val="00361DF9"/>
    <w:rsid w:val="0036348A"/>
    <w:rsid w:val="00365DC8"/>
    <w:rsid w:val="0037042F"/>
    <w:rsid w:val="00370EF5"/>
    <w:rsid w:val="00373706"/>
    <w:rsid w:val="00374E6D"/>
    <w:rsid w:val="00375349"/>
    <w:rsid w:val="00376DD7"/>
    <w:rsid w:val="00380716"/>
    <w:rsid w:val="00381869"/>
    <w:rsid w:val="003824E0"/>
    <w:rsid w:val="00384F4F"/>
    <w:rsid w:val="00393E0C"/>
    <w:rsid w:val="00394937"/>
    <w:rsid w:val="00394ED5"/>
    <w:rsid w:val="0039616D"/>
    <w:rsid w:val="00396D68"/>
    <w:rsid w:val="003B50CE"/>
    <w:rsid w:val="003C3E18"/>
    <w:rsid w:val="003D1ABE"/>
    <w:rsid w:val="003D2827"/>
    <w:rsid w:val="003D6238"/>
    <w:rsid w:val="003E1749"/>
    <w:rsid w:val="003E3668"/>
    <w:rsid w:val="003E42B0"/>
    <w:rsid w:val="003E7CD4"/>
    <w:rsid w:val="003F0E6E"/>
    <w:rsid w:val="003F0F1D"/>
    <w:rsid w:val="003F55FF"/>
    <w:rsid w:val="00405781"/>
    <w:rsid w:val="004057C8"/>
    <w:rsid w:val="004067E0"/>
    <w:rsid w:val="00410A5F"/>
    <w:rsid w:val="00413E52"/>
    <w:rsid w:val="004144F7"/>
    <w:rsid w:val="00427493"/>
    <w:rsid w:val="004311AB"/>
    <w:rsid w:val="00441D73"/>
    <w:rsid w:val="00442261"/>
    <w:rsid w:val="00445E72"/>
    <w:rsid w:val="0045225E"/>
    <w:rsid w:val="0045304E"/>
    <w:rsid w:val="00460638"/>
    <w:rsid w:val="004623F5"/>
    <w:rsid w:val="00464D60"/>
    <w:rsid w:val="004706CF"/>
    <w:rsid w:val="0047541B"/>
    <w:rsid w:val="00485D5E"/>
    <w:rsid w:val="0049109F"/>
    <w:rsid w:val="00496AAE"/>
    <w:rsid w:val="00496B47"/>
    <w:rsid w:val="004A397E"/>
    <w:rsid w:val="004A60C8"/>
    <w:rsid w:val="004A7C02"/>
    <w:rsid w:val="004B7738"/>
    <w:rsid w:val="004C10FA"/>
    <w:rsid w:val="004C35A8"/>
    <w:rsid w:val="004C3A19"/>
    <w:rsid w:val="004C62A4"/>
    <w:rsid w:val="004D2778"/>
    <w:rsid w:val="004D4A4A"/>
    <w:rsid w:val="004E0EB7"/>
    <w:rsid w:val="004E48C3"/>
    <w:rsid w:val="004F38E7"/>
    <w:rsid w:val="0050046A"/>
    <w:rsid w:val="00500C35"/>
    <w:rsid w:val="00502E55"/>
    <w:rsid w:val="00503C4F"/>
    <w:rsid w:val="00506026"/>
    <w:rsid w:val="00510464"/>
    <w:rsid w:val="00511182"/>
    <w:rsid w:val="00517A6A"/>
    <w:rsid w:val="0052280D"/>
    <w:rsid w:val="005260B5"/>
    <w:rsid w:val="00526A67"/>
    <w:rsid w:val="00530358"/>
    <w:rsid w:val="00530369"/>
    <w:rsid w:val="00530BA8"/>
    <w:rsid w:val="005347C9"/>
    <w:rsid w:val="00536061"/>
    <w:rsid w:val="00536164"/>
    <w:rsid w:val="00543137"/>
    <w:rsid w:val="005656E4"/>
    <w:rsid w:val="00570140"/>
    <w:rsid w:val="00573350"/>
    <w:rsid w:val="00574FB2"/>
    <w:rsid w:val="005813D4"/>
    <w:rsid w:val="005847EC"/>
    <w:rsid w:val="00593B33"/>
    <w:rsid w:val="005969BA"/>
    <w:rsid w:val="005A444A"/>
    <w:rsid w:val="005A573B"/>
    <w:rsid w:val="005B04CE"/>
    <w:rsid w:val="005B1234"/>
    <w:rsid w:val="005B2EAE"/>
    <w:rsid w:val="005B5EF9"/>
    <w:rsid w:val="005D3FF0"/>
    <w:rsid w:val="005F0F21"/>
    <w:rsid w:val="005F4351"/>
    <w:rsid w:val="005F53BF"/>
    <w:rsid w:val="00607F05"/>
    <w:rsid w:val="00614AF8"/>
    <w:rsid w:val="006219F0"/>
    <w:rsid w:val="00624EC6"/>
    <w:rsid w:val="0062780E"/>
    <w:rsid w:val="006315DA"/>
    <w:rsid w:val="0063378D"/>
    <w:rsid w:val="00635381"/>
    <w:rsid w:val="00640DEF"/>
    <w:rsid w:val="00651BA8"/>
    <w:rsid w:val="00653269"/>
    <w:rsid w:val="0065352A"/>
    <w:rsid w:val="00653DC8"/>
    <w:rsid w:val="00655C99"/>
    <w:rsid w:val="00660D08"/>
    <w:rsid w:val="00676D18"/>
    <w:rsid w:val="006860E9"/>
    <w:rsid w:val="00686CB5"/>
    <w:rsid w:val="006876CA"/>
    <w:rsid w:val="006909AF"/>
    <w:rsid w:val="00692BB6"/>
    <w:rsid w:val="006942DD"/>
    <w:rsid w:val="006A4994"/>
    <w:rsid w:val="006A6C11"/>
    <w:rsid w:val="006B347D"/>
    <w:rsid w:val="006C03B3"/>
    <w:rsid w:val="006C1AE2"/>
    <w:rsid w:val="006D082C"/>
    <w:rsid w:val="006F6BBB"/>
    <w:rsid w:val="00700B89"/>
    <w:rsid w:val="00704D56"/>
    <w:rsid w:val="00715818"/>
    <w:rsid w:val="00716CB1"/>
    <w:rsid w:val="00725278"/>
    <w:rsid w:val="00725B1C"/>
    <w:rsid w:val="00725E8F"/>
    <w:rsid w:val="0072608A"/>
    <w:rsid w:val="00730F7A"/>
    <w:rsid w:val="0073601C"/>
    <w:rsid w:val="0074635D"/>
    <w:rsid w:val="00760734"/>
    <w:rsid w:val="0078000F"/>
    <w:rsid w:val="00790407"/>
    <w:rsid w:val="00794532"/>
    <w:rsid w:val="00797227"/>
    <w:rsid w:val="007A6543"/>
    <w:rsid w:val="007A6780"/>
    <w:rsid w:val="007B5BF4"/>
    <w:rsid w:val="007C256C"/>
    <w:rsid w:val="007C52E0"/>
    <w:rsid w:val="007C5D85"/>
    <w:rsid w:val="007C6983"/>
    <w:rsid w:val="007D4C72"/>
    <w:rsid w:val="007D4C83"/>
    <w:rsid w:val="007E7899"/>
    <w:rsid w:val="007F7641"/>
    <w:rsid w:val="00805306"/>
    <w:rsid w:val="00805C0B"/>
    <w:rsid w:val="008062E5"/>
    <w:rsid w:val="00807F4E"/>
    <w:rsid w:val="00821804"/>
    <w:rsid w:val="0082537E"/>
    <w:rsid w:val="00826083"/>
    <w:rsid w:val="008275A2"/>
    <w:rsid w:val="00834E15"/>
    <w:rsid w:val="008415C5"/>
    <w:rsid w:val="008509C9"/>
    <w:rsid w:val="00854A95"/>
    <w:rsid w:val="00862047"/>
    <w:rsid w:val="008645A3"/>
    <w:rsid w:val="00866327"/>
    <w:rsid w:val="0086665C"/>
    <w:rsid w:val="008712CD"/>
    <w:rsid w:val="008716A9"/>
    <w:rsid w:val="0088354C"/>
    <w:rsid w:val="008851CA"/>
    <w:rsid w:val="0089114A"/>
    <w:rsid w:val="00897DF3"/>
    <w:rsid w:val="008A2D5B"/>
    <w:rsid w:val="008A6006"/>
    <w:rsid w:val="008C0EDB"/>
    <w:rsid w:val="008C0F85"/>
    <w:rsid w:val="008C1797"/>
    <w:rsid w:val="008C224B"/>
    <w:rsid w:val="008C23CC"/>
    <w:rsid w:val="008C3532"/>
    <w:rsid w:val="008D179F"/>
    <w:rsid w:val="008D6E07"/>
    <w:rsid w:val="008D78F6"/>
    <w:rsid w:val="008F0C32"/>
    <w:rsid w:val="008F0CA0"/>
    <w:rsid w:val="008F3A3C"/>
    <w:rsid w:val="008F66AA"/>
    <w:rsid w:val="00901BBF"/>
    <w:rsid w:val="00902057"/>
    <w:rsid w:val="0090533F"/>
    <w:rsid w:val="00912360"/>
    <w:rsid w:val="009141BA"/>
    <w:rsid w:val="0092091E"/>
    <w:rsid w:val="00922FD4"/>
    <w:rsid w:val="00932028"/>
    <w:rsid w:val="009477D5"/>
    <w:rsid w:val="00951629"/>
    <w:rsid w:val="00955563"/>
    <w:rsid w:val="00960579"/>
    <w:rsid w:val="009606EC"/>
    <w:rsid w:val="00960C3A"/>
    <w:rsid w:val="0096630C"/>
    <w:rsid w:val="009857F6"/>
    <w:rsid w:val="00997F9C"/>
    <w:rsid w:val="009A104A"/>
    <w:rsid w:val="009A29B1"/>
    <w:rsid w:val="009B06AA"/>
    <w:rsid w:val="009B0873"/>
    <w:rsid w:val="009B1C3F"/>
    <w:rsid w:val="009B5042"/>
    <w:rsid w:val="009D6016"/>
    <w:rsid w:val="009E37CE"/>
    <w:rsid w:val="009E5B43"/>
    <w:rsid w:val="00A02D4D"/>
    <w:rsid w:val="00A04EBF"/>
    <w:rsid w:val="00A07D1E"/>
    <w:rsid w:val="00A21704"/>
    <w:rsid w:val="00A2701C"/>
    <w:rsid w:val="00A359D6"/>
    <w:rsid w:val="00A36FD8"/>
    <w:rsid w:val="00A37136"/>
    <w:rsid w:val="00A379A5"/>
    <w:rsid w:val="00A42405"/>
    <w:rsid w:val="00A43D59"/>
    <w:rsid w:val="00A527F6"/>
    <w:rsid w:val="00A56591"/>
    <w:rsid w:val="00A65BC2"/>
    <w:rsid w:val="00A73B40"/>
    <w:rsid w:val="00A7508E"/>
    <w:rsid w:val="00A7653E"/>
    <w:rsid w:val="00A773EA"/>
    <w:rsid w:val="00A77B50"/>
    <w:rsid w:val="00A814B7"/>
    <w:rsid w:val="00A83223"/>
    <w:rsid w:val="00A9531F"/>
    <w:rsid w:val="00A96BF4"/>
    <w:rsid w:val="00AA2CE8"/>
    <w:rsid w:val="00AA327C"/>
    <w:rsid w:val="00AA5B16"/>
    <w:rsid w:val="00AB161E"/>
    <w:rsid w:val="00AB33D8"/>
    <w:rsid w:val="00AB5B19"/>
    <w:rsid w:val="00AC7B6C"/>
    <w:rsid w:val="00AD00DD"/>
    <w:rsid w:val="00AD10F2"/>
    <w:rsid w:val="00AD3BA2"/>
    <w:rsid w:val="00AD4F4D"/>
    <w:rsid w:val="00AD67BD"/>
    <w:rsid w:val="00AE2CBB"/>
    <w:rsid w:val="00AE7188"/>
    <w:rsid w:val="00AF4AE4"/>
    <w:rsid w:val="00AF5FE8"/>
    <w:rsid w:val="00AF6F26"/>
    <w:rsid w:val="00B01715"/>
    <w:rsid w:val="00B037B4"/>
    <w:rsid w:val="00B05E34"/>
    <w:rsid w:val="00B11DF5"/>
    <w:rsid w:val="00B15310"/>
    <w:rsid w:val="00B20EA3"/>
    <w:rsid w:val="00B346FF"/>
    <w:rsid w:val="00B408F1"/>
    <w:rsid w:val="00B41242"/>
    <w:rsid w:val="00B474AA"/>
    <w:rsid w:val="00B62559"/>
    <w:rsid w:val="00B7347A"/>
    <w:rsid w:val="00B7391B"/>
    <w:rsid w:val="00BA7C15"/>
    <w:rsid w:val="00BB0BE5"/>
    <w:rsid w:val="00BB3D99"/>
    <w:rsid w:val="00BB5E87"/>
    <w:rsid w:val="00BB750D"/>
    <w:rsid w:val="00BB7F0B"/>
    <w:rsid w:val="00BC0FD2"/>
    <w:rsid w:val="00BC6132"/>
    <w:rsid w:val="00BD0A44"/>
    <w:rsid w:val="00BD0E38"/>
    <w:rsid w:val="00BD41C8"/>
    <w:rsid w:val="00BD5E8A"/>
    <w:rsid w:val="00BE2D20"/>
    <w:rsid w:val="00BE64D4"/>
    <w:rsid w:val="00BF0114"/>
    <w:rsid w:val="00BF033D"/>
    <w:rsid w:val="00BF1CCC"/>
    <w:rsid w:val="00BF6094"/>
    <w:rsid w:val="00C01278"/>
    <w:rsid w:val="00C06381"/>
    <w:rsid w:val="00C076E2"/>
    <w:rsid w:val="00C105D4"/>
    <w:rsid w:val="00C12DBD"/>
    <w:rsid w:val="00C205A2"/>
    <w:rsid w:val="00C210A1"/>
    <w:rsid w:val="00C213CA"/>
    <w:rsid w:val="00C228DB"/>
    <w:rsid w:val="00C22C00"/>
    <w:rsid w:val="00C2515C"/>
    <w:rsid w:val="00C27F5E"/>
    <w:rsid w:val="00C31502"/>
    <w:rsid w:val="00C3252E"/>
    <w:rsid w:val="00C3309E"/>
    <w:rsid w:val="00C52EBF"/>
    <w:rsid w:val="00C5346B"/>
    <w:rsid w:val="00C541A0"/>
    <w:rsid w:val="00C545DD"/>
    <w:rsid w:val="00C56F3B"/>
    <w:rsid w:val="00C70126"/>
    <w:rsid w:val="00C725AF"/>
    <w:rsid w:val="00C73BA7"/>
    <w:rsid w:val="00C7782E"/>
    <w:rsid w:val="00C77C12"/>
    <w:rsid w:val="00C82D69"/>
    <w:rsid w:val="00C90250"/>
    <w:rsid w:val="00C92864"/>
    <w:rsid w:val="00C92C41"/>
    <w:rsid w:val="00C96C42"/>
    <w:rsid w:val="00C97396"/>
    <w:rsid w:val="00C97476"/>
    <w:rsid w:val="00CA0054"/>
    <w:rsid w:val="00CA0EAA"/>
    <w:rsid w:val="00CA1951"/>
    <w:rsid w:val="00CA1DB2"/>
    <w:rsid w:val="00CA381A"/>
    <w:rsid w:val="00CA59E8"/>
    <w:rsid w:val="00CA619F"/>
    <w:rsid w:val="00CA71A6"/>
    <w:rsid w:val="00CB32B8"/>
    <w:rsid w:val="00CB6AE0"/>
    <w:rsid w:val="00CC1FD1"/>
    <w:rsid w:val="00CC400B"/>
    <w:rsid w:val="00CC4E15"/>
    <w:rsid w:val="00CD005A"/>
    <w:rsid w:val="00CD3F1E"/>
    <w:rsid w:val="00CD5598"/>
    <w:rsid w:val="00CE0D99"/>
    <w:rsid w:val="00CE6087"/>
    <w:rsid w:val="00CE69B9"/>
    <w:rsid w:val="00CF0E37"/>
    <w:rsid w:val="00CF11E4"/>
    <w:rsid w:val="00CF3CB3"/>
    <w:rsid w:val="00D0353A"/>
    <w:rsid w:val="00D042E7"/>
    <w:rsid w:val="00D06329"/>
    <w:rsid w:val="00D12B5E"/>
    <w:rsid w:val="00D13221"/>
    <w:rsid w:val="00D14E8A"/>
    <w:rsid w:val="00D17153"/>
    <w:rsid w:val="00D22073"/>
    <w:rsid w:val="00D22293"/>
    <w:rsid w:val="00D24215"/>
    <w:rsid w:val="00D33B6B"/>
    <w:rsid w:val="00D34558"/>
    <w:rsid w:val="00D34CD6"/>
    <w:rsid w:val="00D354B1"/>
    <w:rsid w:val="00D40E53"/>
    <w:rsid w:val="00D44F8F"/>
    <w:rsid w:val="00D4509B"/>
    <w:rsid w:val="00D463AA"/>
    <w:rsid w:val="00D46CE2"/>
    <w:rsid w:val="00D50B10"/>
    <w:rsid w:val="00D5571C"/>
    <w:rsid w:val="00D66B5E"/>
    <w:rsid w:val="00D712F3"/>
    <w:rsid w:val="00D73B2F"/>
    <w:rsid w:val="00D75879"/>
    <w:rsid w:val="00D75FAE"/>
    <w:rsid w:val="00D76867"/>
    <w:rsid w:val="00D77F8A"/>
    <w:rsid w:val="00D86F13"/>
    <w:rsid w:val="00D90705"/>
    <w:rsid w:val="00D90E70"/>
    <w:rsid w:val="00D95771"/>
    <w:rsid w:val="00D970E2"/>
    <w:rsid w:val="00D97E5E"/>
    <w:rsid w:val="00DA06FF"/>
    <w:rsid w:val="00DA0EBA"/>
    <w:rsid w:val="00DA7100"/>
    <w:rsid w:val="00DA7A03"/>
    <w:rsid w:val="00DB08D8"/>
    <w:rsid w:val="00DB29F9"/>
    <w:rsid w:val="00DB4E29"/>
    <w:rsid w:val="00DB5579"/>
    <w:rsid w:val="00DC10AC"/>
    <w:rsid w:val="00DC1C3A"/>
    <w:rsid w:val="00DC7BEB"/>
    <w:rsid w:val="00DC7E12"/>
    <w:rsid w:val="00DD6FAA"/>
    <w:rsid w:val="00DE09B9"/>
    <w:rsid w:val="00DE1BF2"/>
    <w:rsid w:val="00DE5BAD"/>
    <w:rsid w:val="00DE74E6"/>
    <w:rsid w:val="00DE7870"/>
    <w:rsid w:val="00DF0356"/>
    <w:rsid w:val="00DF5B5B"/>
    <w:rsid w:val="00DF62E6"/>
    <w:rsid w:val="00E0413B"/>
    <w:rsid w:val="00E13DF4"/>
    <w:rsid w:val="00E2308F"/>
    <w:rsid w:val="00E314FE"/>
    <w:rsid w:val="00E40076"/>
    <w:rsid w:val="00E55D13"/>
    <w:rsid w:val="00E622BE"/>
    <w:rsid w:val="00E7775A"/>
    <w:rsid w:val="00E81C5F"/>
    <w:rsid w:val="00E84F71"/>
    <w:rsid w:val="00EA2C96"/>
    <w:rsid w:val="00EA6225"/>
    <w:rsid w:val="00EA6D5E"/>
    <w:rsid w:val="00EB5DE9"/>
    <w:rsid w:val="00EC2841"/>
    <w:rsid w:val="00EC460F"/>
    <w:rsid w:val="00ED5C80"/>
    <w:rsid w:val="00EE511C"/>
    <w:rsid w:val="00EE7256"/>
    <w:rsid w:val="00EF4495"/>
    <w:rsid w:val="00EF45E6"/>
    <w:rsid w:val="00F012A0"/>
    <w:rsid w:val="00F0377B"/>
    <w:rsid w:val="00F04E21"/>
    <w:rsid w:val="00F06FE0"/>
    <w:rsid w:val="00F078AD"/>
    <w:rsid w:val="00F10461"/>
    <w:rsid w:val="00F114B1"/>
    <w:rsid w:val="00F12080"/>
    <w:rsid w:val="00F129F5"/>
    <w:rsid w:val="00F26FED"/>
    <w:rsid w:val="00F2731B"/>
    <w:rsid w:val="00F30981"/>
    <w:rsid w:val="00F31D6F"/>
    <w:rsid w:val="00F34AF5"/>
    <w:rsid w:val="00F34B68"/>
    <w:rsid w:val="00F41DE1"/>
    <w:rsid w:val="00F44237"/>
    <w:rsid w:val="00F510AF"/>
    <w:rsid w:val="00F542FB"/>
    <w:rsid w:val="00F54AA6"/>
    <w:rsid w:val="00F55DFF"/>
    <w:rsid w:val="00F628F6"/>
    <w:rsid w:val="00F65BA9"/>
    <w:rsid w:val="00F75191"/>
    <w:rsid w:val="00F82EC3"/>
    <w:rsid w:val="00F836A9"/>
    <w:rsid w:val="00F8458E"/>
    <w:rsid w:val="00F84AF3"/>
    <w:rsid w:val="00F8674E"/>
    <w:rsid w:val="00F86EE0"/>
    <w:rsid w:val="00F91C60"/>
    <w:rsid w:val="00FA3336"/>
    <w:rsid w:val="00FA40DE"/>
    <w:rsid w:val="00FA4BEF"/>
    <w:rsid w:val="00FA5210"/>
    <w:rsid w:val="00FA6275"/>
    <w:rsid w:val="00FB3110"/>
    <w:rsid w:val="00FC0DF3"/>
    <w:rsid w:val="00FC79A5"/>
    <w:rsid w:val="00FC7ACB"/>
    <w:rsid w:val="00FD0009"/>
    <w:rsid w:val="00FD1291"/>
    <w:rsid w:val="00FD2E08"/>
    <w:rsid w:val="00FD353D"/>
    <w:rsid w:val="00FF4482"/>
    <w:rsid w:val="00FF5308"/>
    <w:rsid w:val="018B265B"/>
    <w:rsid w:val="01A43117"/>
    <w:rsid w:val="02764A64"/>
    <w:rsid w:val="04A05074"/>
    <w:rsid w:val="04D0E55E"/>
    <w:rsid w:val="0575C815"/>
    <w:rsid w:val="05A6C6B8"/>
    <w:rsid w:val="05E88DC0"/>
    <w:rsid w:val="07A039B0"/>
    <w:rsid w:val="07DAB3BD"/>
    <w:rsid w:val="088AB0D8"/>
    <w:rsid w:val="08CAB80A"/>
    <w:rsid w:val="08FE1CCD"/>
    <w:rsid w:val="09063191"/>
    <w:rsid w:val="095742F0"/>
    <w:rsid w:val="09BE8595"/>
    <w:rsid w:val="0A80CF96"/>
    <w:rsid w:val="0BC4C53D"/>
    <w:rsid w:val="0BFDA0C1"/>
    <w:rsid w:val="0C1D2CAA"/>
    <w:rsid w:val="0C632DD0"/>
    <w:rsid w:val="0D997122"/>
    <w:rsid w:val="0DF1A6B9"/>
    <w:rsid w:val="0E06D014"/>
    <w:rsid w:val="0EDAAF07"/>
    <w:rsid w:val="0F3BEF9B"/>
    <w:rsid w:val="0F5CBAF2"/>
    <w:rsid w:val="0FEAF0A1"/>
    <w:rsid w:val="1004C860"/>
    <w:rsid w:val="10D00778"/>
    <w:rsid w:val="1186C102"/>
    <w:rsid w:val="11CF5E88"/>
    <w:rsid w:val="12F75DB7"/>
    <w:rsid w:val="13D27798"/>
    <w:rsid w:val="14302C15"/>
    <w:rsid w:val="14BE61C4"/>
    <w:rsid w:val="165A3225"/>
    <w:rsid w:val="16C448AA"/>
    <w:rsid w:val="170777E4"/>
    <w:rsid w:val="19AA714C"/>
    <w:rsid w:val="1B2DA348"/>
    <w:rsid w:val="1C3B3DFA"/>
    <w:rsid w:val="1CC973A9"/>
    <w:rsid w:val="1E6DE0F2"/>
    <w:rsid w:val="1F72DEBC"/>
    <w:rsid w:val="202F84C3"/>
    <w:rsid w:val="20AEBED1"/>
    <w:rsid w:val="21221249"/>
    <w:rsid w:val="2132CA5B"/>
    <w:rsid w:val="21806625"/>
    <w:rsid w:val="22839082"/>
    <w:rsid w:val="22878B49"/>
    <w:rsid w:val="23E65F93"/>
    <w:rsid w:val="23E8FFF8"/>
    <w:rsid w:val="258BE02D"/>
    <w:rsid w:val="260506DE"/>
    <w:rsid w:val="26322AE8"/>
    <w:rsid w:val="263AAEEB"/>
    <w:rsid w:val="2647AB0F"/>
    <w:rsid w:val="2734BB1D"/>
    <w:rsid w:val="27F83644"/>
    <w:rsid w:val="2B0E200E"/>
    <w:rsid w:val="2B717218"/>
    <w:rsid w:val="2D952F5F"/>
    <w:rsid w:val="2F30FFC0"/>
    <w:rsid w:val="30F70B1C"/>
    <w:rsid w:val="312267B5"/>
    <w:rsid w:val="31C255C7"/>
    <w:rsid w:val="3214937A"/>
    <w:rsid w:val="32459A17"/>
    <w:rsid w:val="34416CFA"/>
    <w:rsid w:val="35568F54"/>
    <w:rsid w:val="357C9195"/>
    <w:rsid w:val="367A7733"/>
    <w:rsid w:val="373C11A5"/>
    <w:rsid w:val="387309F7"/>
    <w:rsid w:val="39EFAB84"/>
    <w:rsid w:val="3ABA14B4"/>
    <w:rsid w:val="3BA64FC3"/>
    <w:rsid w:val="3C5E28F5"/>
    <w:rsid w:val="3D274C46"/>
    <w:rsid w:val="3E5C9E97"/>
    <w:rsid w:val="3E858918"/>
    <w:rsid w:val="3EE57869"/>
    <w:rsid w:val="3F0CC6BD"/>
    <w:rsid w:val="3F8392C1"/>
    <w:rsid w:val="401A363C"/>
    <w:rsid w:val="40215979"/>
    <w:rsid w:val="41BD29DA"/>
    <w:rsid w:val="420FCC16"/>
    <w:rsid w:val="4228F473"/>
    <w:rsid w:val="42CD6A79"/>
    <w:rsid w:val="4358FA3B"/>
    <w:rsid w:val="435A4EF1"/>
    <w:rsid w:val="43AB9C77"/>
    <w:rsid w:val="44693ADA"/>
    <w:rsid w:val="461CB1D3"/>
    <w:rsid w:val="46E4F909"/>
    <w:rsid w:val="47B8243C"/>
    <w:rsid w:val="487F0D9A"/>
    <w:rsid w:val="49202E51"/>
    <w:rsid w:val="498C4766"/>
    <w:rsid w:val="49EDA310"/>
    <w:rsid w:val="4A8710F0"/>
    <w:rsid w:val="4AFB3DC2"/>
    <w:rsid w:val="4B3F685F"/>
    <w:rsid w:val="4CD79CB8"/>
    <w:rsid w:val="4DDA7717"/>
    <w:rsid w:val="4E180AA6"/>
    <w:rsid w:val="4ED90DA0"/>
    <w:rsid w:val="4EECFDFD"/>
    <w:rsid w:val="4F555820"/>
    <w:rsid w:val="50DC2DF8"/>
    <w:rsid w:val="51E04510"/>
    <w:rsid w:val="5472C59C"/>
    <w:rsid w:val="54B58334"/>
    <w:rsid w:val="5867FA25"/>
    <w:rsid w:val="597D190F"/>
    <w:rsid w:val="59EE8BEA"/>
    <w:rsid w:val="5A463C60"/>
    <w:rsid w:val="5B893165"/>
    <w:rsid w:val="5BE20CC1"/>
    <w:rsid w:val="5D2501C6"/>
    <w:rsid w:val="5D43F732"/>
    <w:rsid w:val="5DB5BB8C"/>
    <w:rsid w:val="5E5C657A"/>
    <w:rsid w:val="5FB0D674"/>
    <w:rsid w:val="60A830CF"/>
    <w:rsid w:val="61889096"/>
    <w:rsid w:val="61D1135A"/>
    <w:rsid w:val="627C07D3"/>
    <w:rsid w:val="630B389A"/>
    <w:rsid w:val="63D3F649"/>
    <w:rsid w:val="65441AC6"/>
    <w:rsid w:val="6556639D"/>
    <w:rsid w:val="67E28086"/>
    <w:rsid w:val="68C42386"/>
    <w:rsid w:val="69C2FCE2"/>
    <w:rsid w:val="69E3AD23"/>
    <w:rsid w:val="6D99998E"/>
    <w:rsid w:val="6E5C7D7D"/>
    <w:rsid w:val="6E78E238"/>
    <w:rsid w:val="6F2F7D6F"/>
    <w:rsid w:val="720E26ED"/>
    <w:rsid w:val="72794EF6"/>
    <w:rsid w:val="7309E475"/>
    <w:rsid w:val="735BEDDC"/>
    <w:rsid w:val="74C51A4B"/>
    <w:rsid w:val="75BC655E"/>
    <w:rsid w:val="75F9727C"/>
    <w:rsid w:val="7616BB42"/>
    <w:rsid w:val="76E54B28"/>
    <w:rsid w:val="77F3ABD0"/>
    <w:rsid w:val="77FA5820"/>
    <w:rsid w:val="790444D8"/>
    <w:rsid w:val="79512301"/>
    <w:rsid w:val="7951C37F"/>
    <w:rsid w:val="7A77442F"/>
    <w:rsid w:val="7A857D49"/>
    <w:rsid w:val="7B1FDA75"/>
    <w:rsid w:val="7B33F62D"/>
    <w:rsid w:val="7C68B400"/>
    <w:rsid w:val="7E310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4AEF331"/>
  <w15:docId w15:val="{36E0C26D-DDF1-4BFC-85C8-8F08FD01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lang w:val="bs-Cyrl-BA"/>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link w:val="FooterChar"/>
    <w:uiPriority w:val="99"/>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C97396"/>
    <w:pPr>
      <w:tabs>
        <w:tab w:val="left" w:pos="1667"/>
        <w:tab w:val="right" w:leader="dot" w:pos="9062"/>
      </w:tabs>
      <w:ind w:left="400"/>
    </w:pPr>
    <w:rPr>
      <w:i/>
      <w:noProof/>
      <w:lang w:val="sr-Cyrl-BA"/>
    </w:rPr>
  </w:style>
  <w:style w:type="paragraph" w:styleId="TOC4">
    <w:name w:val="toc 4"/>
    <w:basedOn w:val="Normal"/>
    <w:next w:val="Normal"/>
    <w:autoRedefine/>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link w:val="BalloonText"/>
    <w:uiPriority w:val="99"/>
    <w:rsid w:val="00C076E2"/>
    <w:rPr>
      <w:rFonts w:ascii="Tahoma" w:hAnsi="Tahoma" w:cs="Tahoma"/>
      <w:sz w:val="16"/>
      <w:szCs w:val="16"/>
      <w:lang w:eastAsia="ar-SA"/>
    </w:rPr>
  </w:style>
  <w:style w:type="paragraph" w:styleId="NormalWeb">
    <w:name w:val="Normal (Web)"/>
    <w:basedOn w:val="Normal"/>
    <w:uiPriority w:val="99"/>
    <w:unhideWhenUsed/>
    <w:qFormat/>
    <w:rsid w:val="00FC7ACB"/>
    <w:pPr>
      <w:spacing w:before="100" w:beforeAutospacing="1" w:after="100" w:afterAutospacing="1" w:line="240" w:lineRule="auto"/>
      <w:ind w:firstLine="0"/>
      <w:jc w:val="left"/>
    </w:pPr>
    <w:rPr>
      <w:szCs w:val="24"/>
    </w:rPr>
  </w:style>
  <w:style w:type="paragraph" w:styleId="ListParagraph">
    <w:name w:val="List Paragraph"/>
    <w:basedOn w:val="Normal"/>
    <w:uiPriority w:val="34"/>
    <w:qFormat/>
    <w:rsid w:val="00543137"/>
    <w:pPr>
      <w:ind w:left="720"/>
      <w:contextualSpacing/>
    </w:pPr>
  </w:style>
  <w:style w:type="paragraph" w:customStyle="1" w:styleId="Podnaslov02">
    <w:name w:val="Podnaslov 02"/>
    <w:basedOn w:val="Normal"/>
    <w:qFormat/>
    <w:rsid w:val="00653DC8"/>
    <w:pPr>
      <w:spacing w:after="200" w:line="276" w:lineRule="auto"/>
      <w:ind w:firstLine="0"/>
    </w:pPr>
    <w:rPr>
      <w:rFonts w:ascii="Arial" w:eastAsia="Calibri" w:hAnsi="Arial"/>
      <w:sz w:val="26"/>
      <w:szCs w:val="26"/>
    </w:rPr>
  </w:style>
  <w:style w:type="paragraph" w:styleId="HTMLPreformatted">
    <w:name w:val="HTML Preformatted"/>
    <w:basedOn w:val="Normal"/>
    <w:link w:val="HTMLPreformattedChar"/>
    <w:uiPriority w:val="99"/>
    <w:unhideWhenUsed/>
    <w:rsid w:val="00BB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B0BE5"/>
    <w:rPr>
      <w:rFonts w:ascii="Courier New" w:hAnsi="Courier New" w:cs="Courier New"/>
    </w:rPr>
  </w:style>
  <w:style w:type="paragraph" w:styleId="TOCHeading">
    <w:name w:val="TOC Heading"/>
    <w:basedOn w:val="Heading1"/>
    <w:next w:val="Normal"/>
    <w:uiPriority w:val="39"/>
    <w:unhideWhenUsed/>
    <w:qFormat/>
    <w:rsid w:val="00F12080"/>
    <w:pPr>
      <w:keepLines/>
      <w:pageBreakBefore w:val="0"/>
      <w:numPr>
        <w:numId w:val="0"/>
      </w:numPr>
      <w:spacing w:before="240" w:after="0" w:line="259" w:lineRule="auto"/>
      <w:ind w:right="0"/>
      <w:jc w:val="left"/>
      <w:outlineLvl w:val="9"/>
    </w:pPr>
    <w:rPr>
      <w:rFonts w:asciiTheme="majorHAnsi" w:eastAsiaTheme="majorEastAsia" w:hAnsiTheme="majorHAnsi" w:cstheme="majorBidi"/>
      <w:b w:val="0"/>
      <w:bCs w:val="0"/>
      <w:color w:val="2E74B5" w:themeColor="accent1" w:themeShade="BF"/>
      <w:kern w:val="0"/>
    </w:rPr>
  </w:style>
  <w:style w:type="character" w:customStyle="1" w:styleId="FooterChar">
    <w:name w:val="Footer Char"/>
    <w:basedOn w:val="DefaultParagraphFont"/>
    <w:link w:val="Footer"/>
    <w:uiPriority w:val="99"/>
    <w:rsid w:val="003D2827"/>
    <w:rPr>
      <w:lang w:val="bs-Cyrl-BA"/>
    </w:rPr>
  </w:style>
  <w:style w:type="character" w:styleId="PlaceholderText">
    <w:name w:val="Placeholder Text"/>
    <w:basedOn w:val="DefaultParagraphFont"/>
    <w:uiPriority w:val="99"/>
    <w:semiHidden/>
    <w:rsid w:val="00614AF8"/>
    <w:rPr>
      <w:color w:val="808080"/>
    </w:rPr>
  </w:style>
  <w:style w:type="character" w:styleId="FollowedHyperlink">
    <w:name w:val="FollowedHyperlink"/>
    <w:basedOn w:val="DefaultParagraphFont"/>
    <w:rsid w:val="0004502C"/>
    <w:rPr>
      <w:color w:val="954F72" w:themeColor="followedHyperlink"/>
      <w:u w:val="single"/>
    </w:rPr>
  </w:style>
  <w:style w:type="character" w:styleId="Strong">
    <w:name w:val="Strong"/>
    <w:basedOn w:val="DefaultParagraphFont"/>
    <w:uiPriority w:val="22"/>
    <w:qFormat/>
    <w:rsid w:val="0089114A"/>
    <w:rPr>
      <w:b/>
      <w:bCs/>
    </w:rPr>
  </w:style>
  <w:style w:type="paragraph" w:styleId="Revision">
    <w:name w:val="Revision"/>
    <w:hidden/>
    <w:uiPriority w:val="99"/>
    <w:semiHidden/>
    <w:rsid w:val="00DF0356"/>
    <w:rPr>
      <w:sz w:val="24"/>
      <w:lang w:val="bs-Cyrl-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9879">
      <w:bodyDiv w:val="1"/>
      <w:marLeft w:val="0"/>
      <w:marRight w:val="0"/>
      <w:marTop w:val="0"/>
      <w:marBottom w:val="0"/>
      <w:divBdr>
        <w:top w:val="none" w:sz="0" w:space="0" w:color="auto"/>
        <w:left w:val="none" w:sz="0" w:space="0" w:color="auto"/>
        <w:bottom w:val="none" w:sz="0" w:space="0" w:color="auto"/>
        <w:right w:val="none" w:sz="0" w:space="0" w:color="auto"/>
      </w:divBdr>
    </w:div>
    <w:div w:id="92477969">
      <w:bodyDiv w:val="1"/>
      <w:marLeft w:val="0"/>
      <w:marRight w:val="0"/>
      <w:marTop w:val="0"/>
      <w:marBottom w:val="0"/>
      <w:divBdr>
        <w:top w:val="none" w:sz="0" w:space="0" w:color="auto"/>
        <w:left w:val="none" w:sz="0" w:space="0" w:color="auto"/>
        <w:bottom w:val="none" w:sz="0" w:space="0" w:color="auto"/>
        <w:right w:val="none" w:sz="0" w:space="0" w:color="auto"/>
      </w:divBdr>
      <w:divsChild>
        <w:div w:id="308898900">
          <w:marLeft w:val="0"/>
          <w:marRight w:val="0"/>
          <w:marTop w:val="0"/>
          <w:marBottom w:val="0"/>
          <w:divBdr>
            <w:top w:val="none" w:sz="0" w:space="0" w:color="auto"/>
            <w:left w:val="none" w:sz="0" w:space="0" w:color="auto"/>
            <w:bottom w:val="none" w:sz="0" w:space="0" w:color="auto"/>
            <w:right w:val="none" w:sz="0" w:space="0" w:color="auto"/>
          </w:divBdr>
          <w:divsChild>
            <w:div w:id="950359199">
              <w:marLeft w:val="0"/>
              <w:marRight w:val="0"/>
              <w:marTop w:val="0"/>
              <w:marBottom w:val="0"/>
              <w:divBdr>
                <w:top w:val="none" w:sz="0" w:space="0" w:color="auto"/>
                <w:left w:val="none" w:sz="0" w:space="0" w:color="auto"/>
                <w:bottom w:val="none" w:sz="0" w:space="0" w:color="auto"/>
                <w:right w:val="none" w:sz="0" w:space="0" w:color="auto"/>
              </w:divBdr>
            </w:div>
            <w:div w:id="1750078179">
              <w:marLeft w:val="0"/>
              <w:marRight w:val="0"/>
              <w:marTop w:val="0"/>
              <w:marBottom w:val="0"/>
              <w:divBdr>
                <w:top w:val="none" w:sz="0" w:space="0" w:color="auto"/>
                <w:left w:val="none" w:sz="0" w:space="0" w:color="auto"/>
                <w:bottom w:val="none" w:sz="0" w:space="0" w:color="auto"/>
                <w:right w:val="none" w:sz="0" w:space="0" w:color="auto"/>
              </w:divBdr>
            </w:div>
            <w:div w:id="1910115337">
              <w:marLeft w:val="0"/>
              <w:marRight w:val="0"/>
              <w:marTop w:val="0"/>
              <w:marBottom w:val="0"/>
              <w:divBdr>
                <w:top w:val="none" w:sz="0" w:space="0" w:color="auto"/>
                <w:left w:val="none" w:sz="0" w:space="0" w:color="auto"/>
                <w:bottom w:val="none" w:sz="0" w:space="0" w:color="auto"/>
                <w:right w:val="none" w:sz="0" w:space="0" w:color="auto"/>
              </w:divBdr>
            </w:div>
            <w:div w:id="19824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397">
      <w:bodyDiv w:val="1"/>
      <w:marLeft w:val="0"/>
      <w:marRight w:val="0"/>
      <w:marTop w:val="0"/>
      <w:marBottom w:val="0"/>
      <w:divBdr>
        <w:top w:val="none" w:sz="0" w:space="0" w:color="auto"/>
        <w:left w:val="none" w:sz="0" w:space="0" w:color="auto"/>
        <w:bottom w:val="none" w:sz="0" w:space="0" w:color="auto"/>
        <w:right w:val="none" w:sz="0" w:space="0" w:color="auto"/>
      </w:divBdr>
    </w:div>
    <w:div w:id="166100630">
      <w:bodyDiv w:val="1"/>
      <w:marLeft w:val="0"/>
      <w:marRight w:val="0"/>
      <w:marTop w:val="0"/>
      <w:marBottom w:val="0"/>
      <w:divBdr>
        <w:top w:val="none" w:sz="0" w:space="0" w:color="auto"/>
        <w:left w:val="none" w:sz="0" w:space="0" w:color="auto"/>
        <w:bottom w:val="none" w:sz="0" w:space="0" w:color="auto"/>
        <w:right w:val="none" w:sz="0" w:space="0" w:color="auto"/>
      </w:divBdr>
    </w:div>
    <w:div w:id="195045769">
      <w:bodyDiv w:val="1"/>
      <w:marLeft w:val="0"/>
      <w:marRight w:val="0"/>
      <w:marTop w:val="0"/>
      <w:marBottom w:val="0"/>
      <w:divBdr>
        <w:top w:val="none" w:sz="0" w:space="0" w:color="auto"/>
        <w:left w:val="none" w:sz="0" w:space="0" w:color="auto"/>
        <w:bottom w:val="none" w:sz="0" w:space="0" w:color="auto"/>
        <w:right w:val="none" w:sz="0" w:space="0" w:color="auto"/>
      </w:divBdr>
    </w:div>
    <w:div w:id="398334421">
      <w:bodyDiv w:val="1"/>
      <w:marLeft w:val="0"/>
      <w:marRight w:val="0"/>
      <w:marTop w:val="0"/>
      <w:marBottom w:val="0"/>
      <w:divBdr>
        <w:top w:val="none" w:sz="0" w:space="0" w:color="auto"/>
        <w:left w:val="none" w:sz="0" w:space="0" w:color="auto"/>
        <w:bottom w:val="none" w:sz="0" w:space="0" w:color="auto"/>
        <w:right w:val="none" w:sz="0" w:space="0" w:color="auto"/>
      </w:divBdr>
    </w:div>
    <w:div w:id="511378980">
      <w:bodyDiv w:val="1"/>
      <w:marLeft w:val="0"/>
      <w:marRight w:val="0"/>
      <w:marTop w:val="0"/>
      <w:marBottom w:val="0"/>
      <w:divBdr>
        <w:top w:val="none" w:sz="0" w:space="0" w:color="auto"/>
        <w:left w:val="none" w:sz="0" w:space="0" w:color="auto"/>
        <w:bottom w:val="none" w:sz="0" w:space="0" w:color="auto"/>
        <w:right w:val="none" w:sz="0" w:space="0" w:color="auto"/>
      </w:divBdr>
    </w:div>
    <w:div w:id="585918866">
      <w:bodyDiv w:val="1"/>
      <w:marLeft w:val="0"/>
      <w:marRight w:val="0"/>
      <w:marTop w:val="0"/>
      <w:marBottom w:val="0"/>
      <w:divBdr>
        <w:top w:val="none" w:sz="0" w:space="0" w:color="auto"/>
        <w:left w:val="none" w:sz="0" w:space="0" w:color="auto"/>
        <w:bottom w:val="none" w:sz="0" w:space="0" w:color="auto"/>
        <w:right w:val="none" w:sz="0" w:space="0" w:color="auto"/>
      </w:divBdr>
    </w:div>
    <w:div w:id="660158373">
      <w:bodyDiv w:val="1"/>
      <w:marLeft w:val="0"/>
      <w:marRight w:val="0"/>
      <w:marTop w:val="0"/>
      <w:marBottom w:val="0"/>
      <w:divBdr>
        <w:top w:val="none" w:sz="0" w:space="0" w:color="auto"/>
        <w:left w:val="none" w:sz="0" w:space="0" w:color="auto"/>
        <w:bottom w:val="none" w:sz="0" w:space="0" w:color="auto"/>
        <w:right w:val="none" w:sz="0" w:space="0" w:color="auto"/>
      </w:divBdr>
    </w:div>
    <w:div w:id="667712138">
      <w:bodyDiv w:val="1"/>
      <w:marLeft w:val="0"/>
      <w:marRight w:val="0"/>
      <w:marTop w:val="0"/>
      <w:marBottom w:val="0"/>
      <w:divBdr>
        <w:top w:val="none" w:sz="0" w:space="0" w:color="auto"/>
        <w:left w:val="none" w:sz="0" w:space="0" w:color="auto"/>
        <w:bottom w:val="none" w:sz="0" w:space="0" w:color="auto"/>
        <w:right w:val="none" w:sz="0" w:space="0" w:color="auto"/>
      </w:divBdr>
    </w:div>
    <w:div w:id="703360641">
      <w:bodyDiv w:val="1"/>
      <w:marLeft w:val="0"/>
      <w:marRight w:val="0"/>
      <w:marTop w:val="0"/>
      <w:marBottom w:val="0"/>
      <w:divBdr>
        <w:top w:val="none" w:sz="0" w:space="0" w:color="auto"/>
        <w:left w:val="none" w:sz="0" w:space="0" w:color="auto"/>
        <w:bottom w:val="none" w:sz="0" w:space="0" w:color="auto"/>
        <w:right w:val="none" w:sz="0" w:space="0" w:color="auto"/>
      </w:divBdr>
    </w:div>
    <w:div w:id="738988859">
      <w:bodyDiv w:val="1"/>
      <w:marLeft w:val="0"/>
      <w:marRight w:val="0"/>
      <w:marTop w:val="0"/>
      <w:marBottom w:val="0"/>
      <w:divBdr>
        <w:top w:val="none" w:sz="0" w:space="0" w:color="auto"/>
        <w:left w:val="none" w:sz="0" w:space="0" w:color="auto"/>
        <w:bottom w:val="none" w:sz="0" w:space="0" w:color="auto"/>
        <w:right w:val="none" w:sz="0" w:space="0" w:color="auto"/>
      </w:divBdr>
      <w:divsChild>
        <w:div w:id="1346249368">
          <w:marLeft w:val="0"/>
          <w:marRight w:val="0"/>
          <w:marTop w:val="0"/>
          <w:marBottom w:val="0"/>
          <w:divBdr>
            <w:top w:val="none" w:sz="0" w:space="0" w:color="auto"/>
            <w:left w:val="none" w:sz="0" w:space="0" w:color="auto"/>
            <w:bottom w:val="none" w:sz="0" w:space="0" w:color="auto"/>
            <w:right w:val="none" w:sz="0" w:space="0" w:color="auto"/>
          </w:divBdr>
          <w:divsChild>
            <w:div w:id="1613123198">
              <w:marLeft w:val="0"/>
              <w:marRight w:val="0"/>
              <w:marTop w:val="0"/>
              <w:marBottom w:val="0"/>
              <w:divBdr>
                <w:top w:val="none" w:sz="0" w:space="0" w:color="auto"/>
                <w:left w:val="none" w:sz="0" w:space="0" w:color="auto"/>
                <w:bottom w:val="none" w:sz="0" w:space="0" w:color="auto"/>
                <w:right w:val="none" w:sz="0" w:space="0" w:color="auto"/>
              </w:divBdr>
            </w:div>
            <w:div w:id="17445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8272">
      <w:bodyDiv w:val="1"/>
      <w:marLeft w:val="0"/>
      <w:marRight w:val="0"/>
      <w:marTop w:val="0"/>
      <w:marBottom w:val="0"/>
      <w:divBdr>
        <w:top w:val="none" w:sz="0" w:space="0" w:color="auto"/>
        <w:left w:val="none" w:sz="0" w:space="0" w:color="auto"/>
        <w:bottom w:val="none" w:sz="0" w:space="0" w:color="auto"/>
        <w:right w:val="none" w:sz="0" w:space="0" w:color="auto"/>
      </w:divBdr>
    </w:div>
    <w:div w:id="888876642">
      <w:bodyDiv w:val="1"/>
      <w:marLeft w:val="0"/>
      <w:marRight w:val="0"/>
      <w:marTop w:val="0"/>
      <w:marBottom w:val="0"/>
      <w:divBdr>
        <w:top w:val="none" w:sz="0" w:space="0" w:color="auto"/>
        <w:left w:val="none" w:sz="0" w:space="0" w:color="auto"/>
        <w:bottom w:val="none" w:sz="0" w:space="0" w:color="auto"/>
        <w:right w:val="none" w:sz="0" w:space="0" w:color="auto"/>
      </w:divBdr>
    </w:div>
    <w:div w:id="967510654">
      <w:bodyDiv w:val="1"/>
      <w:marLeft w:val="0"/>
      <w:marRight w:val="0"/>
      <w:marTop w:val="0"/>
      <w:marBottom w:val="0"/>
      <w:divBdr>
        <w:top w:val="none" w:sz="0" w:space="0" w:color="auto"/>
        <w:left w:val="none" w:sz="0" w:space="0" w:color="auto"/>
        <w:bottom w:val="none" w:sz="0" w:space="0" w:color="auto"/>
        <w:right w:val="none" w:sz="0" w:space="0" w:color="auto"/>
      </w:divBdr>
      <w:divsChild>
        <w:div w:id="1577281181">
          <w:marLeft w:val="0"/>
          <w:marRight w:val="0"/>
          <w:marTop w:val="0"/>
          <w:marBottom w:val="0"/>
          <w:divBdr>
            <w:top w:val="none" w:sz="0" w:space="0" w:color="auto"/>
            <w:left w:val="none" w:sz="0" w:space="0" w:color="auto"/>
            <w:bottom w:val="none" w:sz="0" w:space="0" w:color="auto"/>
            <w:right w:val="none" w:sz="0" w:space="0" w:color="auto"/>
          </w:divBdr>
          <w:divsChild>
            <w:div w:id="810319422">
              <w:marLeft w:val="0"/>
              <w:marRight w:val="0"/>
              <w:marTop w:val="0"/>
              <w:marBottom w:val="0"/>
              <w:divBdr>
                <w:top w:val="none" w:sz="0" w:space="0" w:color="auto"/>
                <w:left w:val="none" w:sz="0" w:space="0" w:color="auto"/>
                <w:bottom w:val="none" w:sz="0" w:space="0" w:color="auto"/>
                <w:right w:val="none" w:sz="0" w:space="0" w:color="auto"/>
              </w:divBdr>
            </w:div>
            <w:div w:id="1052508749">
              <w:marLeft w:val="0"/>
              <w:marRight w:val="0"/>
              <w:marTop w:val="0"/>
              <w:marBottom w:val="0"/>
              <w:divBdr>
                <w:top w:val="none" w:sz="0" w:space="0" w:color="auto"/>
                <w:left w:val="none" w:sz="0" w:space="0" w:color="auto"/>
                <w:bottom w:val="none" w:sz="0" w:space="0" w:color="auto"/>
                <w:right w:val="none" w:sz="0" w:space="0" w:color="auto"/>
              </w:divBdr>
            </w:div>
            <w:div w:id="1840388955">
              <w:marLeft w:val="0"/>
              <w:marRight w:val="0"/>
              <w:marTop w:val="0"/>
              <w:marBottom w:val="0"/>
              <w:divBdr>
                <w:top w:val="none" w:sz="0" w:space="0" w:color="auto"/>
                <w:left w:val="none" w:sz="0" w:space="0" w:color="auto"/>
                <w:bottom w:val="none" w:sz="0" w:space="0" w:color="auto"/>
                <w:right w:val="none" w:sz="0" w:space="0" w:color="auto"/>
              </w:divBdr>
            </w:div>
            <w:div w:id="21142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4849">
      <w:bodyDiv w:val="1"/>
      <w:marLeft w:val="0"/>
      <w:marRight w:val="0"/>
      <w:marTop w:val="0"/>
      <w:marBottom w:val="0"/>
      <w:divBdr>
        <w:top w:val="none" w:sz="0" w:space="0" w:color="auto"/>
        <w:left w:val="none" w:sz="0" w:space="0" w:color="auto"/>
        <w:bottom w:val="none" w:sz="0" w:space="0" w:color="auto"/>
        <w:right w:val="none" w:sz="0" w:space="0" w:color="auto"/>
      </w:divBdr>
    </w:div>
    <w:div w:id="1181776251">
      <w:bodyDiv w:val="1"/>
      <w:marLeft w:val="0"/>
      <w:marRight w:val="0"/>
      <w:marTop w:val="0"/>
      <w:marBottom w:val="0"/>
      <w:divBdr>
        <w:top w:val="none" w:sz="0" w:space="0" w:color="auto"/>
        <w:left w:val="none" w:sz="0" w:space="0" w:color="auto"/>
        <w:bottom w:val="none" w:sz="0" w:space="0" w:color="auto"/>
        <w:right w:val="none" w:sz="0" w:space="0" w:color="auto"/>
      </w:divBdr>
    </w:div>
    <w:div w:id="1388725534">
      <w:bodyDiv w:val="1"/>
      <w:marLeft w:val="0"/>
      <w:marRight w:val="0"/>
      <w:marTop w:val="0"/>
      <w:marBottom w:val="0"/>
      <w:divBdr>
        <w:top w:val="none" w:sz="0" w:space="0" w:color="auto"/>
        <w:left w:val="none" w:sz="0" w:space="0" w:color="auto"/>
        <w:bottom w:val="none" w:sz="0" w:space="0" w:color="auto"/>
        <w:right w:val="none" w:sz="0" w:space="0" w:color="auto"/>
      </w:divBdr>
    </w:div>
    <w:div w:id="1486623682">
      <w:bodyDiv w:val="1"/>
      <w:marLeft w:val="0"/>
      <w:marRight w:val="0"/>
      <w:marTop w:val="0"/>
      <w:marBottom w:val="0"/>
      <w:divBdr>
        <w:top w:val="none" w:sz="0" w:space="0" w:color="auto"/>
        <w:left w:val="none" w:sz="0" w:space="0" w:color="auto"/>
        <w:bottom w:val="none" w:sz="0" w:space="0" w:color="auto"/>
        <w:right w:val="none" w:sz="0" w:space="0" w:color="auto"/>
      </w:divBdr>
    </w:div>
    <w:div w:id="1499539604">
      <w:bodyDiv w:val="1"/>
      <w:marLeft w:val="0"/>
      <w:marRight w:val="0"/>
      <w:marTop w:val="0"/>
      <w:marBottom w:val="0"/>
      <w:divBdr>
        <w:top w:val="none" w:sz="0" w:space="0" w:color="auto"/>
        <w:left w:val="none" w:sz="0" w:space="0" w:color="auto"/>
        <w:bottom w:val="none" w:sz="0" w:space="0" w:color="auto"/>
        <w:right w:val="none" w:sz="0" w:space="0" w:color="auto"/>
      </w:divBdr>
    </w:div>
    <w:div w:id="1563323362">
      <w:bodyDiv w:val="1"/>
      <w:marLeft w:val="0"/>
      <w:marRight w:val="0"/>
      <w:marTop w:val="0"/>
      <w:marBottom w:val="0"/>
      <w:divBdr>
        <w:top w:val="none" w:sz="0" w:space="0" w:color="auto"/>
        <w:left w:val="none" w:sz="0" w:space="0" w:color="auto"/>
        <w:bottom w:val="none" w:sz="0" w:space="0" w:color="auto"/>
        <w:right w:val="none" w:sz="0" w:space="0" w:color="auto"/>
      </w:divBdr>
    </w:div>
    <w:div w:id="1708411971">
      <w:bodyDiv w:val="1"/>
      <w:marLeft w:val="0"/>
      <w:marRight w:val="0"/>
      <w:marTop w:val="0"/>
      <w:marBottom w:val="0"/>
      <w:divBdr>
        <w:top w:val="none" w:sz="0" w:space="0" w:color="auto"/>
        <w:left w:val="none" w:sz="0" w:space="0" w:color="auto"/>
        <w:bottom w:val="none" w:sz="0" w:space="0" w:color="auto"/>
        <w:right w:val="none" w:sz="0" w:space="0" w:color="auto"/>
      </w:divBdr>
    </w:div>
    <w:div w:id="1743677121">
      <w:bodyDiv w:val="1"/>
      <w:marLeft w:val="0"/>
      <w:marRight w:val="0"/>
      <w:marTop w:val="0"/>
      <w:marBottom w:val="0"/>
      <w:divBdr>
        <w:top w:val="none" w:sz="0" w:space="0" w:color="auto"/>
        <w:left w:val="none" w:sz="0" w:space="0" w:color="auto"/>
        <w:bottom w:val="none" w:sz="0" w:space="0" w:color="auto"/>
        <w:right w:val="none" w:sz="0" w:space="0" w:color="auto"/>
      </w:divBdr>
      <w:divsChild>
        <w:div w:id="726413221">
          <w:marLeft w:val="0"/>
          <w:marRight w:val="0"/>
          <w:marTop w:val="0"/>
          <w:marBottom w:val="0"/>
          <w:divBdr>
            <w:top w:val="single" w:sz="2" w:space="0" w:color="D9D9E3"/>
            <w:left w:val="single" w:sz="2" w:space="0" w:color="D9D9E3"/>
            <w:bottom w:val="single" w:sz="2" w:space="0" w:color="D9D9E3"/>
            <w:right w:val="single" w:sz="2" w:space="0" w:color="D9D9E3"/>
          </w:divBdr>
          <w:divsChild>
            <w:div w:id="2029403381">
              <w:marLeft w:val="0"/>
              <w:marRight w:val="0"/>
              <w:marTop w:val="0"/>
              <w:marBottom w:val="0"/>
              <w:divBdr>
                <w:top w:val="single" w:sz="2" w:space="0" w:color="D9D9E3"/>
                <w:left w:val="single" w:sz="2" w:space="0" w:color="D9D9E3"/>
                <w:bottom w:val="single" w:sz="2" w:space="0" w:color="D9D9E3"/>
                <w:right w:val="single" w:sz="2" w:space="0" w:color="D9D9E3"/>
              </w:divBdr>
              <w:divsChild>
                <w:div w:id="885874227">
                  <w:marLeft w:val="0"/>
                  <w:marRight w:val="0"/>
                  <w:marTop w:val="0"/>
                  <w:marBottom w:val="0"/>
                  <w:divBdr>
                    <w:top w:val="single" w:sz="2" w:space="0" w:color="D9D9E3"/>
                    <w:left w:val="single" w:sz="2" w:space="0" w:color="D9D9E3"/>
                    <w:bottom w:val="single" w:sz="2" w:space="0" w:color="D9D9E3"/>
                    <w:right w:val="single" w:sz="2" w:space="0" w:color="D9D9E3"/>
                  </w:divBdr>
                  <w:divsChild>
                    <w:div w:id="1747144717">
                      <w:marLeft w:val="0"/>
                      <w:marRight w:val="0"/>
                      <w:marTop w:val="0"/>
                      <w:marBottom w:val="0"/>
                      <w:divBdr>
                        <w:top w:val="single" w:sz="2" w:space="0" w:color="D9D9E3"/>
                        <w:left w:val="single" w:sz="2" w:space="0" w:color="D9D9E3"/>
                        <w:bottom w:val="single" w:sz="2" w:space="0" w:color="D9D9E3"/>
                        <w:right w:val="single" w:sz="2" w:space="0" w:color="D9D9E3"/>
                      </w:divBdr>
                      <w:divsChild>
                        <w:div w:id="492331151">
                          <w:marLeft w:val="0"/>
                          <w:marRight w:val="0"/>
                          <w:marTop w:val="0"/>
                          <w:marBottom w:val="0"/>
                          <w:divBdr>
                            <w:top w:val="single" w:sz="2" w:space="0" w:color="D9D9E3"/>
                            <w:left w:val="single" w:sz="2" w:space="0" w:color="D9D9E3"/>
                            <w:bottom w:val="single" w:sz="2" w:space="0" w:color="D9D9E3"/>
                            <w:right w:val="single" w:sz="2" w:space="0" w:color="D9D9E3"/>
                          </w:divBdr>
                          <w:divsChild>
                            <w:div w:id="435903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1039594">
                                  <w:marLeft w:val="0"/>
                                  <w:marRight w:val="0"/>
                                  <w:marTop w:val="0"/>
                                  <w:marBottom w:val="0"/>
                                  <w:divBdr>
                                    <w:top w:val="single" w:sz="2" w:space="0" w:color="D9D9E3"/>
                                    <w:left w:val="single" w:sz="2" w:space="0" w:color="D9D9E3"/>
                                    <w:bottom w:val="single" w:sz="2" w:space="0" w:color="D9D9E3"/>
                                    <w:right w:val="single" w:sz="2" w:space="0" w:color="D9D9E3"/>
                                  </w:divBdr>
                                  <w:divsChild>
                                    <w:div w:id="458765261">
                                      <w:marLeft w:val="0"/>
                                      <w:marRight w:val="0"/>
                                      <w:marTop w:val="0"/>
                                      <w:marBottom w:val="0"/>
                                      <w:divBdr>
                                        <w:top w:val="single" w:sz="2" w:space="0" w:color="D9D9E3"/>
                                        <w:left w:val="single" w:sz="2" w:space="0" w:color="D9D9E3"/>
                                        <w:bottom w:val="single" w:sz="2" w:space="0" w:color="D9D9E3"/>
                                        <w:right w:val="single" w:sz="2" w:space="0" w:color="D9D9E3"/>
                                      </w:divBdr>
                                      <w:divsChild>
                                        <w:div w:id="1695226205">
                                          <w:marLeft w:val="0"/>
                                          <w:marRight w:val="0"/>
                                          <w:marTop w:val="0"/>
                                          <w:marBottom w:val="0"/>
                                          <w:divBdr>
                                            <w:top w:val="single" w:sz="2" w:space="0" w:color="D9D9E3"/>
                                            <w:left w:val="single" w:sz="2" w:space="0" w:color="D9D9E3"/>
                                            <w:bottom w:val="single" w:sz="2" w:space="0" w:color="D9D9E3"/>
                                            <w:right w:val="single" w:sz="2" w:space="0" w:color="D9D9E3"/>
                                          </w:divBdr>
                                          <w:divsChild>
                                            <w:div w:id="315454701">
                                              <w:marLeft w:val="0"/>
                                              <w:marRight w:val="0"/>
                                              <w:marTop w:val="0"/>
                                              <w:marBottom w:val="0"/>
                                              <w:divBdr>
                                                <w:top w:val="single" w:sz="2" w:space="0" w:color="D9D9E3"/>
                                                <w:left w:val="single" w:sz="2" w:space="0" w:color="D9D9E3"/>
                                                <w:bottom w:val="single" w:sz="2" w:space="0" w:color="D9D9E3"/>
                                                <w:right w:val="single" w:sz="2" w:space="0" w:color="D9D9E3"/>
                                              </w:divBdr>
                                              <w:divsChild>
                                                <w:div w:id="84958261">
                                                  <w:marLeft w:val="0"/>
                                                  <w:marRight w:val="0"/>
                                                  <w:marTop w:val="0"/>
                                                  <w:marBottom w:val="0"/>
                                                  <w:divBdr>
                                                    <w:top w:val="single" w:sz="2" w:space="0" w:color="D9D9E3"/>
                                                    <w:left w:val="single" w:sz="2" w:space="0" w:color="D9D9E3"/>
                                                    <w:bottom w:val="single" w:sz="2" w:space="0" w:color="D9D9E3"/>
                                                    <w:right w:val="single" w:sz="2" w:space="0" w:color="D9D9E3"/>
                                                  </w:divBdr>
                                                  <w:divsChild>
                                                    <w:div w:id="1957829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0486769">
          <w:marLeft w:val="0"/>
          <w:marRight w:val="0"/>
          <w:marTop w:val="0"/>
          <w:marBottom w:val="0"/>
          <w:divBdr>
            <w:top w:val="none" w:sz="0" w:space="0" w:color="auto"/>
            <w:left w:val="none" w:sz="0" w:space="0" w:color="auto"/>
            <w:bottom w:val="none" w:sz="0" w:space="0" w:color="auto"/>
            <w:right w:val="none" w:sz="0" w:space="0" w:color="auto"/>
          </w:divBdr>
        </w:div>
      </w:divsChild>
    </w:div>
    <w:div w:id="207881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2.xml"/><Relationship Id="rId63"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5.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11.xml"/><Relationship Id="rId58" Type="http://schemas.openxmlformats.org/officeDocument/2006/relationships/hyperlink" Target="https://docs.influxdata.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4.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jp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9.xm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footer" Target="footer6.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grafana.com/docs/grafana/latest/" TargetMode="External"/><Relationship Id="rId20" Type="http://schemas.openxmlformats.org/officeDocument/2006/relationships/footer" Target="footer3.xml"/><Relationship Id="rId41" Type="http://schemas.openxmlformats.org/officeDocument/2006/relationships/image" Target="media/image16.png"/><Relationship Id="rId54" Type="http://schemas.openxmlformats.org/officeDocument/2006/relationships/footer" Target="footer8.xml"/><Relationship Id="rId62"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s://web.cs.wpi.edu/~cs585/s17/Books/Books-PDF/Time_Series_Databases.pdf" TargetMode="External"/><Relationship Id="rId10"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footer" Target="footer7.xml"/><Relationship Id="rId60" Type="http://schemas.openxmlformats.org/officeDocument/2006/relationships/header" Target="header13.xml"/><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footer" Target="footer2.xml"/><Relationship Id="rId3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Downloads\Tamara%20Antic-%20Diplomski%20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EEDE1-5547-4ED8-9A6E-383B5FF5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C:\Users\Korisnik\Downloads\Tamara Antic- Diplomski rad.dot</Template>
  <TotalTime>2781</TotalTime>
  <Pages>48</Pages>
  <Words>7352</Words>
  <Characters>49777</Characters>
  <Application>Microsoft Office Word</Application>
  <DocSecurity>0</DocSecurity>
  <Lines>414</Lines>
  <Paragraphs>114</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Korisnik</dc:creator>
  <cp:lastModifiedBy>Vladimir Dimitrieski</cp:lastModifiedBy>
  <cp:revision>184</cp:revision>
  <cp:lastPrinted>2011-06-21T16:53:00Z</cp:lastPrinted>
  <dcterms:created xsi:type="dcterms:W3CDTF">2024-01-22T08:04:00Z</dcterms:created>
  <dcterms:modified xsi:type="dcterms:W3CDTF">2024-02-02T19:53:00Z</dcterms:modified>
</cp:coreProperties>
</file>